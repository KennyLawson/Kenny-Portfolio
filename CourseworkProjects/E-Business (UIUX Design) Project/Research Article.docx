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rPr>
          <w:rFonts w:ascii="Times New Roman" w:eastAsia="Times New Roman" w:hAnsi="Times New Roman" w:cs="Times New Roman"/>
          <w:sz w:val="28"/>
          <w:szCs w:val="28"/>
        </w:rPr>
        <w:id w:val="1824693397"/>
        <w:docPartObj>
          <w:docPartGallery w:val="Cover Pages"/>
          <w:docPartUnique/>
        </w:docPartObj>
      </w:sdtPr>
      <w:sdtContent>
        <w:p w14:paraId="3F306FC7" w14:textId="1846F5DC" w:rsidR="009D6754" w:rsidRPr="008C1827" w:rsidRDefault="009D6754" w:rsidP="008C1827">
          <w:pPr>
            <w:spacing w:line="360" w:lineRule="auto"/>
            <w:rPr>
              <w:rFonts w:ascii="Times New Roman" w:hAnsi="Times New Roman" w:cs="Times New Roman"/>
            </w:rPr>
          </w:pPr>
        </w:p>
        <w:p w14:paraId="1687CD4D" w14:textId="5B0A8F83" w:rsidR="00684A4C" w:rsidRPr="008C1827" w:rsidRDefault="00684A4C" w:rsidP="008C1827">
          <w:pPr>
            <w:spacing w:line="360" w:lineRule="auto"/>
            <w:jc w:val="center"/>
            <w:rPr>
              <w:rFonts w:ascii="Times New Roman" w:eastAsia="Times New Roman" w:hAnsi="Times New Roman" w:cs="Times New Roman"/>
              <w:b/>
              <w:sz w:val="28"/>
              <w:szCs w:val="28"/>
            </w:rPr>
          </w:pPr>
          <w:r w:rsidRPr="008C1827">
            <w:rPr>
              <w:rFonts w:ascii="Times New Roman" w:hAnsi="Times New Roman" w:cs="Times New Roman"/>
              <w:noProof/>
              <w:sz w:val="28"/>
              <w:szCs w:val="28"/>
            </w:rPr>
            <mc:AlternateContent>
              <mc:Choice Requires="wpg">
                <w:drawing>
                  <wp:anchor distT="0" distB="0" distL="114300" distR="114300" simplePos="0" relativeHeight="251658240" behindDoc="1" locked="0" layoutInCell="1" allowOverlap="1" wp14:anchorId="57592F77" wp14:editId="6DD59FB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7D2D348" id="Group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sidR="00B8345F" w:rsidRPr="008C1827">
            <w:rPr>
              <w:rFonts w:ascii="Times New Roman" w:hAnsi="Times New Roman" w:cs="Times New Roman"/>
              <w:b/>
              <w:bCs/>
              <w:sz w:val="28"/>
              <w:szCs w:val="28"/>
            </w:rPr>
            <w:t xml:space="preserve">RANCANG BANGUN APLIKASI </w:t>
          </w:r>
          <w:r w:rsidR="00BF5DC8" w:rsidRPr="008C1827">
            <w:rPr>
              <w:rFonts w:ascii="Times New Roman" w:hAnsi="Times New Roman" w:cs="Times New Roman"/>
              <w:b/>
              <w:bCs/>
              <w:sz w:val="28"/>
              <w:szCs w:val="28"/>
            </w:rPr>
            <w:t>X-PEDISI</w:t>
          </w:r>
        </w:p>
      </w:sdtContent>
    </w:sdt>
    <w:p w14:paraId="3A041322" w14:textId="2EB0C69C" w:rsidR="00B6404C" w:rsidRPr="008C1827" w:rsidRDefault="00B6404C" w:rsidP="008C1827">
      <w:pPr>
        <w:spacing w:line="360" w:lineRule="auto"/>
        <w:jc w:val="center"/>
        <w:rPr>
          <w:rFonts w:ascii="Times New Roman" w:eastAsia="Times New Roman" w:hAnsi="Times New Roman" w:cs="Times New Roman"/>
          <w:sz w:val="24"/>
          <w:szCs w:val="24"/>
        </w:rPr>
      </w:pPr>
      <w:r w:rsidRPr="008C1827">
        <w:rPr>
          <w:rFonts w:ascii="Times New Roman" w:eastAsia="Times New Roman" w:hAnsi="Times New Roman" w:cs="Times New Roman"/>
          <w:sz w:val="24"/>
          <w:szCs w:val="24"/>
        </w:rPr>
        <w:t xml:space="preserve">Dibuat untuk memenuhi </w:t>
      </w:r>
      <w:r w:rsidR="00F1478C" w:rsidRPr="008C1827">
        <w:rPr>
          <w:rFonts w:ascii="Times New Roman" w:eastAsia="Times New Roman" w:hAnsi="Times New Roman" w:cs="Times New Roman"/>
          <w:sz w:val="24"/>
          <w:szCs w:val="24"/>
        </w:rPr>
        <w:t>Ujian Tengah Semester</w:t>
      </w:r>
    </w:p>
    <w:p w14:paraId="004F7A44" w14:textId="31033843" w:rsidR="045A89B4" w:rsidRPr="008C1827" w:rsidRDefault="003D2CBF" w:rsidP="008C1827">
      <w:pPr>
        <w:spacing w:line="360" w:lineRule="auto"/>
        <w:jc w:val="center"/>
        <w:rPr>
          <w:rFonts w:ascii="Times New Roman" w:eastAsia="Times New Roman" w:hAnsi="Times New Roman" w:cs="Times New Roman"/>
          <w:sz w:val="24"/>
          <w:szCs w:val="24"/>
        </w:rPr>
      </w:pPr>
      <w:r w:rsidRPr="008C1827">
        <w:rPr>
          <w:rFonts w:ascii="Times New Roman" w:eastAsia="Times New Roman" w:hAnsi="Times New Roman" w:cs="Times New Roman"/>
          <w:sz w:val="24"/>
          <w:szCs w:val="24"/>
        </w:rPr>
        <w:t>Mata Kuliah IS 513 – E-Business</w:t>
      </w:r>
    </w:p>
    <w:p w14:paraId="59C6124F" w14:textId="7F1CF669" w:rsidR="00CD2722" w:rsidRPr="008C1827" w:rsidRDefault="00F1478C" w:rsidP="008C1827">
      <w:pPr>
        <w:spacing w:line="360" w:lineRule="auto"/>
        <w:jc w:val="center"/>
        <w:rPr>
          <w:rFonts w:ascii="Times New Roman" w:eastAsia="Times New Roman" w:hAnsi="Times New Roman" w:cs="Times New Roman"/>
          <w:sz w:val="24"/>
          <w:szCs w:val="24"/>
        </w:rPr>
      </w:pPr>
      <w:r w:rsidRPr="008C1827">
        <w:rPr>
          <w:rFonts w:ascii="Times New Roman" w:hAnsi="Times New Roman" w:cs="Times New Roman"/>
          <w:b/>
          <w:bCs/>
          <w:noProof/>
          <w:sz w:val="28"/>
          <w:szCs w:val="28"/>
        </w:rPr>
        <w:drawing>
          <wp:inline distT="0" distB="0" distL="0" distR="0" wp14:anchorId="0AA31A44" wp14:editId="64D59F59">
            <wp:extent cx="2774950" cy="2773680"/>
            <wp:effectExtent l="0" t="0" r="6350" b="762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4950" cy="2773680"/>
                    </a:xfrm>
                    <a:prstGeom prst="rect">
                      <a:avLst/>
                    </a:prstGeom>
                  </pic:spPr>
                </pic:pic>
              </a:graphicData>
            </a:graphic>
          </wp:inline>
        </w:drawing>
      </w:r>
    </w:p>
    <w:p w14:paraId="11327302" w14:textId="4586B357" w:rsidR="008365EA" w:rsidRPr="008C1827" w:rsidRDefault="008365EA" w:rsidP="008C1827">
      <w:pPr>
        <w:pStyle w:val="NoSpacing"/>
        <w:rPr>
          <w:rFonts w:eastAsia="Times New Roman"/>
        </w:rPr>
      </w:pPr>
      <w:r w:rsidRPr="008C1827">
        <w:rPr>
          <w:rFonts w:eastAsia="Times New Roman"/>
        </w:rPr>
        <w:t>Disusun oleh:</w:t>
      </w:r>
    </w:p>
    <w:p w14:paraId="3BCFAF2D" w14:textId="59E20457" w:rsidR="00825AA4" w:rsidRPr="008C1827" w:rsidRDefault="00825AA4" w:rsidP="008C1827">
      <w:pPr>
        <w:pStyle w:val="NoSpacing"/>
        <w:tabs>
          <w:tab w:val="clear" w:pos="90"/>
        </w:tabs>
        <w:rPr>
          <w:rFonts w:eastAsia="Times New Roman"/>
          <w:b w:val="0"/>
          <w:bCs w:val="0"/>
          <w:lang w:val="id-ID"/>
        </w:rPr>
      </w:pPr>
      <w:r w:rsidRPr="008C1827">
        <w:rPr>
          <w:rFonts w:eastAsia="Times New Roman"/>
          <w:b w:val="0"/>
          <w:bCs w:val="0"/>
          <w:lang w:val="id-ID"/>
        </w:rPr>
        <w:t>Valen Claudia Chuardi</w:t>
      </w:r>
      <w:r w:rsidR="00AE3275" w:rsidRPr="008C1827">
        <w:rPr>
          <w:rFonts w:eastAsia="Times New Roman"/>
          <w:b w:val="0"/>
          <w:bCs w:val="0"/>
          <w:lang w:val="id-ID"/>
        </w:rPr>
        <w:t xml:space="preserve"> </w:t>
      </w:r>
      <w:r w:rsidR="004707EA" w:rsidRPr="008C1827">
        <w:rPr>
          <w:rFonts w:eastAsia="Times New Roman"/>
          <w:b w:val="0"/>
          <w:bCs w:val="0"/>
          <w:lang w:val="id-ID"/>
        </w:rPr>
        <w:t xml:space="preserve">       </w:t>
      </w:r>
      <w:r w:rsidRPr="008C1827">
        <w:rPr>
          <w:rFonts w:eastAsia="Times New Roman"/>
          <w:b w:val="0"/>
          <w:bCs w:val="0"/>
          <w:lang w:val="id-ID"/>
        </w:rPr>
        <w:t>(00000071430)</w:t>
      </w:r>
    </w:p>
    <w:p w14:paraId="72E9DA92" w14:textId="37193CA8" w:rsidR="00F1478C" w:rsidRPr="008C1827" w:rsidRDefault="00F1478C" w:rsidP="008C1827">
      <w:pPr>
        <w:pStyle w:val="NoSpacing"/>
        <w:tabs>
          <w:tab w:val="clear" w:pos="90"/>
        </w:tabs>
        <w:rPr>
          <w:rFonts w:eastAsia="Times New Roman"/>
          <w:b w:val="0"/>
          <w:bCs w:val="0"/>
        </w:rPr>
      </w:pPr>
      <w:r w:rsidRPr="008C1827">
        <w:rPr>
          <w:rFonts w:eastAsia="Times New Roman"/>
          <w:b w:val="0"/>
          <w:bCs w:val="0"/>
        </w:rPr>
        <w:t xml:space="preserve">Nabila Az Zahra Paramita </w:t>
      </w:r>
      <w:r w:rsidR="004707EA" w:rsidRPr="008C1827">
        <w:rPr>
          <w:rFonts w:eastAsia="Times New Roman"/>
          <w:b w:val="0"/>
          <w:bCs w:val="0"/>
        </w:rPr>
        <w:t xml:space="preserve">  </w:t>
      </w:r>
      <w:r w:rsidRPr="008C1827">
        <w:rPr>
          <w:rFonts w:eastAsia="Times New Roman"/>
          <w:b w:val="0"/>
          <w:bCs w:val="0"/>
        </w:rPr>
        <w:t>(00000083199)</w:t>
      </w:r>
    </w:p>
    <w:p w14:paraId="56D3B64A" w14:textId="5FF09B9D" w:rsidR="00911E86" w:rsidRPr="008C1827" w:rsidRDefault="00825AA4" w:rsidP="008C1827">
      <w:pPr>
        <w:pStyle w:val="NoSpacing"/>
        <w:tabs>
          <w:tab w:val="clear" w:pos="90"/>
        </w:tabs>
        <w:rPr>
          <w:rFonts w:eastAsia="Times New Roman"/>
          <w:b w:val="0"/>
          <w:bCs w:val="0"/>
        </w:rPr>
      </w:pPr>
      <w:r w:rsidRPr="008C1827">
        <w:rPr>
          <w:rFonts w:eastAsia="Times New Roman"/>
          <w:b w:val="0"/>
          <w:bCs w:val="0"/>
        </w:rPr>
        <w:t xml:space="preserve">Kenny Budiarso Lawson </w:t>
      </w:r>
      <w:r w:rsidR="004707EA" w:rsidRPr="008C1827">
        <w:rPr>
          <w:rFonts w:eastAsia="Times New Roman"/>
          <w:b w:val="0"/>
          <w:bCs w:val="0"/>
        </w:rPr>
        <w:t xml:space="preserve">    </w:t>
      </w:r>
      <w:r w:rsidRPr="008C1827">
        <w:rPr>
          <w:rFonts w:eastAsia="Times New Roman"/>
          <w:b w:val="0"/>
          <w:bCs w:val="0"/>
        </w:rPr>
        <w:t>(00000081065)</w:t>
      </w:r>
    </w:p>
    <w:p w14:paraId="6F08169A" w14:textId="1209857E" w:rsidR="00825AA4" w:rsidRPr="008C1827" w:rsidRDefault="00825AA4" w:rsidP="008C1827">
      <w:pPr>
        <w:pStyle w:val="NoSpacing"/>
        <w:tabs>
          <w:tab w:val="clear" w:pos="90"/>
        </w:tabs>
        <w:rPr>
          <w:rFonts w:eastAsia="Times New Roman"/>
          <w:b w:val="0"/>
          <w:bCs w:val="0"/>
        </w:rPr>
      </w:pPr>
      <w:r w:rsidRPr="008C1827">
        <w:rPr>
          <w:rFonts w:eastAsia="Times New Roman"/>
          <w:b w:val="0"/>
          <w:bCs w:val="0"/>
        </w:rPr>
        <w:t xml:space="preserve">Rafi Aldino </w:t>
      </w:r>
      <w:r w:rsidR="004707EA" w:rsidRPr="008C1827">
        <w:rPr>
          <w:rFonts w:eastAsia="Times New Roman"/>
          <w:b w:val="0"/>
          <w:bCs w:val="0"/>
        </w:rPr>
        <w:t xml:space="preserve">                         </w:t>
      </w:r>
      <w:r w:rsidRPr="008C1827">
        <w:rPr>
          <w:rFonts w:eastAsia="Times New Roman"/>
          <w:b w:val="0"/>
          <w:bCs w:val="0"/>
        </w:rPr>
        <w:t>(00000081108)</w:t>
      </w:r>
    </w:p>
    <w:p w14:paraId="78F94CB4" w14:textId="77777777" w:rsidR="00F1478C" w:rsidRPr="008C1827" w:rsidRDefault="00F1478C" w:rsidP="008C1827">
      <w:pPr>
        <w:pStyle w:val="NoSpacing"/>
        <w:rPr>
          <w:rFonts w:eastAsia="Times New Roman"/>
          <w:b w:val="0"/>
        </w:rPr>
      </w:pPr>
    </w:p>
    <w:p w14:paraId="51503487" w14:textId="2F08B824" w:rsidR="00F1478C" w:rsidRPr="008C1827" w:rsidRDefault="00F1478C" w:rsidP="008C1827">
      <w:pPr>
        <w:pStyle w:val="NoSpacing"/>
        <w:rPr>
          <w:rFonts w:eastAsia="Times New Roman"/>
        </w:rPr>
      </w:pPr>
      <w:r w:rsidRPr="008C1827">
        <w:rPr>
          <w:rFonts w:eastAsia="Times New Roman"/>
        </w:rPr>
        <w:t>Dosen Pengampu:</w:t>
      </w:r>
    </w:p>
    <w:p w14:paraId="2543D0DC" w14:textId="323930DA" w:rsidR="00F1478C" w:rsidRPr="008C1827" w:rsidRDefault="00F31F70" w:rsidP="008C1827">
      <w:pPr>
        <w:pStyle w:val="NoSpacing"/>
        <w:rPr>
          <w:rFonts w:eastAsia="Times New Roman"/>
          <w:b w:val="0"/>
          <w:bCs w:val="0"/>
          <w:lang w:val="id-ID"/>
        </w:rPr>
      </w:pPr>
      <w:r w:rsidRPr="008C1827">
        <w:rPr>
          <w:rFonts w:eastAsia="Times New Roman"/>
          <w:b w:val="0"/>
          <w:bCs w:val="0"/>
          <w:lang w:val="id-ID"/>
        </w:rPr>
        <w:t>Dr. David Tjahjana, S. Kom, M. MSI</w:t>
      </w:r>
    </w:p>
    <w:p w14:paraId="4419BBD3" w14:textId="77777777" w:rsidR="00B6404C" w:rsidRPr="008C1827" w:rsidRDefault="00B6404C" w:rsidP="008C1827">
      <w:pPr>
        <w:pStyle w:val="NoSpacing"/>
        <w:jc w:val="left"/>
        <w:rPr>
          <w:rFonts w:eastAsia="Times New Roman"/>
        </w:rPr>
      </w:pPr>
    </w:p>
    <w:p w14:paraId="6DE46C97" w14:textId="4E34DE22" w:rsidR="00B57715" w:rsidRPr="008C1827" w:rsidRDefault="00B57715" w:rsidP="008C1827">
      <w:pPr>
        <w:pStyle w:val="NoSpacing"/>
        <w:rPr>
          <w:rFonts w:eastAsia="Times New Roman"/>
        </w:rPr>
      </w:pPr>
      <w:r w:rsidRPr="008C1827">
        <w:rPr>
          <w:rFonts w:eastAsia="Times New Roman"/>
        </w:rPr>
        <w:t>PROGRAM STUDI SISTEM INFORMASI</w:t>
      </w:r>
    </w:p>
    <w:p w14:paraId="6F26DA82" w14:textId="320C1DD7" w:rsidR="00B57715" w:rsidRPr="008C1827" w:rsidRDefault="00B57715" w:rsidP="008C1827">
      <w:pPr>
        <w:pStyle w:val="NoSpacing"/>
        <w:rPr>
          <w:rFonts w:eastAsia="Times New Roman"/>
        </w:rPr>
      </w:pPr>
      <w:r w:rsidRPr="008C1827">
        <w:rPr>
          <w:rFonts w:eastAsia="Times New Roman"/>
        </w:rPr>
        <w:t>FAKULTAS TEKNIK DAN INFORMATIKA</w:t>
      </w:r>
    </w:p>
    <w:p w14:paraId="0CA4B27A" w14:textId="4BFD99B7" w:rsidR="00B57715" w:rsidRPr="008C1827" w:rsidRDefault="0F5803E6" w:rsidP="008C1827">
      <w:pPr>
        <w:pStyle w:val="NoSpacing"/>
        <w:rPr>
          <w:rFonts w:eastAsia="Times New Roman"/>
        </w:rPr>
      </w:pPr>
      <w:r w:rsidRPr="008C1827">
        <w:rPr>
          <w:rFonts w:eastAsia="Times New Roman"/>
        </w:rPr>
        <w:t>UNIVERSITAS MULTIMEDIA NUSANTARA</w:t>
      </w:r>
    </w:p>
    <w:p w14:paraId="696DB0B0" w14:textId="77777777" w:rsidR="003D2CBF" w:rsidRPr="008C1827" w:rsidRDefault="003D2CBF" w:rsidP="008C1827">
      <w:pPr>
        <w:pStyle w:val="NoSpacing"/>
        <w:rPr>
          <w:rFonts w:eastAsia="Times New Roman"/>
        </w:rPr>
      </w:pPr>
      <w:r w:rsidRPr="008C1827">
        <w:t>TANGERANG</w:t>
      </w:r>
    </w:p>
    <w:p w14:paraId="3232FF02" w14:textId="30203C49" w:rsidR="003D2CBF" w:rsidRPr="008C1827" w:rsidRDefault="003D2CBF" w:rsidP="008C1827">
      <w:pPr>
        <w:pStyle w:val="NoSpacing"/>
        <w:rPr>
          <w:rFonts w:eastAsia="Times New Roman"/>
        </w:rPr>
      </w:pPr>
      <w:r w:rsidRPr="008C1827">
        <w:t>2023/2024</w:t>
      </w:r>
    </w:p>
    <w:p w14:paraId="798FB3F8" w14:textId="413A9DD3" w:rsidR="0F5803E6" w:rsidRPr="008C1827" w:rsidRDefault="003D2CBF" w:rsidP="008C1827">
      <w:pPr>
        <w:pStyle w:val="Heading1"/>
        <w:rPr>
          <w:rFonts w:eastAsia="Times New Roman"/>
        </w:rPr>
      </w:pPr>
      <w:bookmarkStart w:id="0" w:name="_Toc162296143"/>
      <w:r w:rsidRPr="008C1827">
        <w:t>DAFTAR ISI</w:t>
      </w:r>
      <w:bookmarkEnd w:id="0"/>
    </w:p>
    <w:p w14:paraId="23B16B5B" w14:textId="0DF8A570" w:rsidR="005E380E" w:rsidRPr="008C1827" w:rsidRDefault="004E0C24" w:rsidP="008C1827">
      <w:pPr>
        <w:pStyle w:val="TOC1"/>
        <w:tabs>
          <w:tab w:val="right" w:leader="dot" w:pos="7927"/>
        </w:tabs>
        <w:spacing w:line="360" w:lineRule="auto"/>
        <w:rPr>
          <w:rFonts w:eastAsiaTheme="minorEastAsia" w:cs="Times New Roman"/>
          <w:noProof/>
          <w:kern w:val="2"/>
          <w:szCs w:val="24"/>
          <w:lang w:val="en-US"/>
          <w14:ligatures w14:val="standardContextual"/>
        </w:rPr>
      </w:pPr>
      <w:r w:rsidRPr="008C1827">
        <w:rPr>
          <w:rFonts w:cs="Times New Roman"/>
          <w:b/>
          <w:bCs/>
        </w:rPr>
        <w:lastRenderedPageBreak/>
        <w:fldChar w:fldCharType="begin"/>
      </w:r>
      <w:r w:rsidR="0FBCEC60" w:rsidRPr="008C1827">
        <w:rPr>
          <w:rFonts w:cs="Times New Roman"/>
          <w:b/>
          <w:bCs/>
        </w:rPr>
        <w:instrText xml:space="preserve"> TOC \o "1-3" \h \z \u </w:instrText>
      </w:r>
      <w:r w:rsidRPr="008C1827">
        <w:rPr>
          <w:rFonts w:cs="Times New Roman"/>
          <w:b/>
          <w:bCs/>
        </w:rPr>
        <w:fldChar w:fldCharType="separate"/>
      </w:r>
      <w:hyperlink w:anchor="_Toc162296143" w:history="1">
        <w:r w:rsidR="005E380E" w:rsidRPr="008C1827">
          <w:rPr>
            <w:rStyle w:val="Hyperlink"/>
            <w:rFonts w:cs="Times New Roman"/>
            <w:noProof/>
            <w:szCs w:val="24"/>
          </w:rPr>
          <w:t>DAFTAR ISI</w:t>
        </w:r>
        <w:r w:rsidR="005E380E" w:rsidRPr="008C1827">
          <w:rPr>
            <w:rFonts w:cs="Times New Roman"/>
            <w:noProof/>
            <w:webHidden/>
            <w:szCs w:val="24"/>
          </w:rPr>
          <w:tab/>
        </w:r>
        <w:r w:rsidR="005E380E" w:rsidRPr="008C1827">
          <w:rPr>
            <w:rFonts w:cs="Times New Roman"/>
            <w:noProof/>
            <w:webHidden/>
            <w:szCs w:val="24"/>
          </w:rPr>
          <w:fldChar w:fldCharType="begin"/>
        </w:r>
        <w:r w:rsidR="005E380E" w:rsidRPr="008C1827">
          <w:rPr>
            <w:rFonts w:cs="Times New Roman"/>
            <w:noProof/>
            <w:webHidden/>
            <w:szCs w:val="24"/>
          </w:rPr>
          <w:instrText xml:space="preserve"> PAGEREF _Toc162296143 \h </w:instrText>
        </w:r>
        <w:r w:rsidR="005E380E" w:rsidRPr="008C1827">
          <w:rPr>
            <w:rFonts w:cs="Times New Roman"/>
            <w:noProof/>
            <w:webHidden/>
            <w:szCs w:val="24"/>
          </w:rPr>
        </w:r>
        <w:r w:rsidR="005E380E" w:rsidRPr="008C1827">
          <w:rPr>
            <w:rFonts w:cs="Times New Roman"/>
            <w:noProof/>
            <w:webHidden/>
            <w:szCs w:val="24"/>
          </w:rPr>
          <w:fldChar w:fldCharType="separate"/>
        </w:r>
        <w:r w:rsidR="00424FB5">
          <w:rPr>
            <w:rFonts w:cs="Times New Roman"/>
            <w:noProof/>
            <w:webHidden/>
            <w:szCs w:val="24"/>
          </w:rPr>
          <w:t>0</w:t>
        </w:r>
        <w:r w:rsidR="005E380E" w:rsidRPr="008C1827">
          <w:rPr>
            <w:rFonts w:cs="Times New Roman"/>
            <w:noProof/>
            <w:webHidden/>
            <w:szCs w:val="24"/>
          </w:rPr>
          <w:fldChar w:fldCharType="end"/>
        </w:r>
      </w:hyperlink>
    </w:p>
    <w:p w14:paraId="687038E7" w14:textId="7541BEF0" w:rsidR="005E380E" w:rsidRPr="008C1827" w:rsidRDefault="00000000" w:rsidP="008C1827">
      <w:pPr>
        <w:pStyle w:val="TOC1"/>
        <w:tabs>
          <w:tab w:val="right" w:leader="dot" w:pos="7927"/>
        </w:tabs>
        <w:spacing w:line="360" w:lineRule="auto"/>
        <w:rPr>
          <w:rFonts w:eastAsiaTheme="minorEastAsia" w:cs="Times New Roman"/>
          <w:noProof/>
          <w:kern w:val="2"/>
          <w:szCs w:val="24"/>
          <w:lang w:val="en-US"/>
          <w14:ligatures w14:val="standardContextual"/>
        </w:rPr>
      </w:pPr>
      <w:hyperlink w:anchor="_Toc162296144" w:history="1">
        <w:r w:rsidR="005E380E" w:rsidRPr="008C1827">
          <w:rPr>
            <w:rStyle w:val="Hyperlink"/>
            <w:rFonts w:eastAsia="Times New Roman" w:cs="Times New Roman"/>
            <w:noProof/>
            <w:szCs w:val="24"/>
          </w:rPr>
          <w:t>BAB 1</w:t>
        </w:r>
        <w:r w:rsidR="005E380E" w:rsidRPr="008C1827">
          <w:rPr>
            <w:rFonts w:cs="Times New Roman"/>
            <w:noProof/>
            <w:webHidden/>
            <w:szCs w:val="24"/>
          </w:rPr>
          <w:tab/>
        </w:r>
        <w:r w:rsidR="005E380E" w:rsidRPr="008C1827">
          <w:rPr>
            <w:rFonts w:cs="Times New Roman"/>
            <w:noProof/>
            <w:webHidden/>
            <w:szCs w:val="24"/>
          </w:rPr>
          <w:fldChar w:fldCharType="begin"/>
        </w:r>
        <w:r w:rsidR="005E380E" w:rsidRPr="008C1827">
          <w:rPr>
            <w:rFonts w:cs="Times New Roman"/>
            <w:noProof/>
            <w:webHidden/>
            <w:szCs w:val="24"/>
          </w:rPr>
          <w:instrText xml:space="preserve"> PAGEREF _Toc162296144 \h </w:instrText>
        </w:r>
        <w:r w:rsidR="005E380E" w:rsidRPr="008C1827">
          <w:rPr>
            <w:rFonts w:cs="Times New Roman"/>
            <w:noProof/>
            <w:webHidden/>
            <w:szCs w:val="24"/>
          </w:rPr>
        </w:r>
        <w:r w:rsidR="005E380E" w:rsidRPr="008C1827">
          <w:rPr>
            <w:rFonts w:cs="Times New Roman"/>
            <w:noProof/>
            <w:webHidden/>
            <w:szCs w:val="24"/>
          </w:rPr>
          <w:fldChar w:fldCharType="separate"/>
        </w:r>
        <w:r w:rsidR="00424FB5">
          <w:rPr>
            <w:rFonts w:cs="Times New Roman"/>
            <w:noProof/>
            <w:webHidden/>
            <w:szCs w:val="24"/>
          </w:rPr>
          <w:t>2</w:t>
        </w:r>
        <w:r w:rsidR="005E380E" w:rsidRPr="008C1827">
          <w:rPr>
            <w:rFonts w:cs="Times New Roman"/>
            <w:noProof/>
            <w:webHidden/>
            <w:szCs w:val="24"/>
          </w:rPr>
          <w:fldChar w:fldCharType="end"/>
        </w:r>
      </w:hyperlink>
    </w:p>
    <w:p w14:paraId="3443F49F" w14:textId="1B264614" w:rsidR="005E380E" w:rsidRPr="008C1827" w:rsidRDefault="00000000" w:rsidP="008C1827">
      <w:pPr>
        <w:pStyle w:val="TOC1"/>
        <w:tabs>
          <w:tab w:val="right" w:leader="dot" w:pos="7927"/>
        </w:tabs>
        <w:spacing w:line="360" w:lineRule="auto"/>
        <w:rPr>
          <w:rFonts w:eastAsiaTheme="minorEastAsia" w:cs="Times New Roman"/>
          <w:noProof/>
          <w:kern w:val="2"/>
          <w:szCs w:val="24"/>
          <w:lang w:val="en-US"/>
          <w14:ligatures w14:val="standardContextual"/>
        </w:rPr>
      </w:pPr>
      <w:hyperlink w:anchor="_Toc162296145" w:history="1">
        <w:r w:rsidR="005E380E" w:rsidRPr="008C1827">
          <w:rPr>
            <w:rStyle w:val="Hyperlink"/>
            <w:rFonts w:eastAsia="Times New Roman" w:cs="Times New Roman"/>
            <w:noProof/>
            <w:szCs w:val="24"/>
          </w:rPr>
          <w:t>BUSINESS TYPE AND MODELS</w:t>
        </w:r>
        <w:r w:rsidR="005E380E" w:rsidRPr="008C1827">
          <w:rPr>
            <w:rFonts w:cs="Times New Roman"/>
            <w:noProof/>
            <w:webHidden/>
            <w:szCs w:val="24"/>
          </w:rPr>
          <w:tab/>
        </w:r>
        <w:r w:rsidR="005E380E" w:rsidRPr="008C1827">
          <w:rPr>
            <w:rFonts w:cs="Times New Roman"/>
            <w:noProof/>
            <w:webHidden/>
            <w:szCs w:val="24"/>
          </w:rPr>
          <w:fldChar w:fldCharType="begin"/>
        </w:r>
        <w:r w:rsidR="005E380E" w:rsidRPr="008C1827">
          <w:rPr>
            <w:rFonts w:cs="Times New Roman"/>
            <w:noProof/>
            <w:webHidden/>
            <w:szCs w:val="24"/>
          </w:rPr>
          <w:instrText xml:space="preserve"> PAGEREF _Toc162296145 \h </w:instrText>
        </w:r>
        <w:r w:rsidR="005E380E" w:rsidRPr="008C1827">
          <w:rPr>
            <w:rFonts w:cs="Times New Roman"/>
            <w:noProof/>
            <w:webHidden/>
            <w:szCs w:val="24"/>
          </w:rPr>
        </w:r>
        <w:r w:rsidR="005E380E" w:rsidRPr="008C1827">
          <w:rPr>
            <w:rFonts w:cs="Times New Roman"/>
            <w:noProof/>
            <w:webHidden/>
            <w:szCs w:val="24"/>
          </w:rPr>
          <w:fldChar w:fldCharType="separate"/>
        </w:r>
        <w:r w:rsidR="00424FB5">
          <w:rPr>
            <w:rFonts w:cs="Times New Roman"/>
            <w:noProof/>
            <w:webHidden/>
            <w:szCs w:val="24"/>
          </w:rPr>
          <w:t>2</w:t>
        </w:r>
        <w:r w:rsidR="005E380E" w:rsidRPr="008C1827">
          <w:rPr>
            <w:rFonts w:cs="Times New Roman"/>
            <w:noProof/>
            <w:webHidden/>
            <w:szCs w:val="24"/>
          </w:rPr>
          <w:fldChar w:fldCharType="end"/>
        </w:r>
      </w:hyperlink>
    </w:p>
    <w:p w14:paraId="2E0C5786" w14:textId="14A740CC" w:rsidR="005E380E" w:rsidRPr="008C1827" w:rsidRDefault="00000000" w:rsidP="008C1827">
      <w:pPr>
        <w:pStyle w:val="TOC2"/>
        <w:tabs>
          <w:tab w:val="left" w:pos="960"/>
          <w:tab w:val="right" w:leader="dot" w:pos="7927"/>
        </w:tabs>
        <w:spacing w:line="360" w:lineRule="auto"/>
        <w:rPr>
          <w:rFonts w:ascii="Times New Roman" w:hAnsi="Times New Roman"/>
          <w:noProof/>
          <w:kern w:val="2"/>
          <w:sz w:val="24"/>
          <w:szCs w:val="24"/>
          <w:lang w:val="en-US"/>
          <w14:ligatures w14:val="standardContextual"/>
        </w:rPr>
      </w:pPr>
      <w:hyperlink w:anchor="_Toc162296146" w:history="1">
        <w:r w:rsidR="005E380E" w:rsidRPr="008C1827">
          <w:rPr>
            <w:rStyle w:val="Hyperlink"/>
            <w:rFonts w:ascii="Times New Roman" w:eastAsia="Times New Roman" w:hAnsi="Times New Roman"/>
            <w:noProof/>
            <w:sz w:val="24"/>
            <w:szCs w:val="24"/>
          </w:rPr>
          <w:t>1.1.</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eastAsia="Times New Roman" w:hAnsi="Times New Roman"/>
            <w:noProof/>
            <w:sz w:val="24"/>
            <w:szCs w:val="24"/>
          </w:rPr>
          <w:t>Overview</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_Toc162296146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2</w:t>
        </w:r>
        <w:r w:rsidR="005E380E" w:rsidRPr="008C1827">
          <w:rPr>
            <w:rFonts w:ascii="Times New Roman" w:hAnsi="Times New Roman"/>
            <w:noProof/>
            <w:webHidden/>
            <w:sz w:val="24"/>
            <w:szCs w:val="24"/>
          </w:rPr>
          <w:fldChar w:fldCharType="end"/>
        </w:r>
      </w:hyperlink>
    </w:p>
    <w:p w14:paraId="2A866867" w14:textId="58B8D102" w:rsidR="005E380E" w:rsidRPr="008C1827" w:rsidRDefault="00000000" w:rsidP="008C1827">
      <w:pPr>
        <w:pStyle w:val="TOC2"/>
        <w:tabs>
          <w:tab w:val="left" w:pos="960"/>
          <w:tab w:val="right" w:leader="dot" w:pos="7927"/>
        </w:tabs>
        <w:spacing w:line="360" w:lineRule="auto"/>
        <w:rPr>
          <w:rFonts w:ascii="Times New Roman" w:hAnsi="Times New Roman"/>
          <w:noProof/>
          <w:kern w:val="2"/>
          <w:sz w:val="24"/>
          <w:szCs w:val="24"/>
          <w:lang w:val="en-US"/>
          <w14:ligatures w14:val="standardContextual"/>
        </w:rPr>
      </w:pPr>
      <w:hyperlink w:anchor="_Toc162296147" w:history="1">
        <w:r w:rsidR="005E380E" w:rsidRPr="008C1827">
          <w:rPr>
            <w:rStyle w:val="Hyperlink"/>
            <w:rFonts w:ascii="Times New Roman" w:eastAsia="Times New Roman" w:hAnsi="Times New Roman"/>
            <w:noProof/>
            <w:sz w:val="24"/>
            <w:szCs w:val="24"/>
          </w:rPr>
          <w:t>1.2.</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eastAsia="Times New Roman" w:hAnsi="Times New Roman"/>
            <w:noProof/>
            <w:sz w:val="24"/>
            <w:szCs w:val="24"/>
          </w:rPr>
          <w:t>Eight Key Elements of a Business Model</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_Toc162296147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3</w:t>
        </w:r>
        <w:r w:rsidR="005E380E" w:rsidRPr="008C1827">
          <w:rPr>
            <w:rFonts w:ascii="Times New Roman" w:hAnsi="Times New Roman"/>
            <w:noProof/>
            <w:webHidden/>
            <w:sz w:val="24"/>
            <w:szCs w:val="24"/>
          </w:rPr>
          <w:fldChar w:fldCharType="end"/>
        </w:r>
      </w:hyperlink>
    </w:p>
    <w:p w14:paraId="015FFE28" w14:textId="6C557A96"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51" w:history="1">
        <w:r w:rsidR="005E380E" w:rsidRPr="008C1827">
          <w:rPr>
            <w:rStyle w:val="Hyperlink"/>
            <w:rFonts w:ascii="Times New Roman" w:hAnsi="Times New Roman"/>
            <w:noProof/>
            <w:sz w:val="24"/>
            <w:szCs w:val="24"/>
          </w:rPr>
          <w:t>1.2.1.</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Value Proposition</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_Toc162296151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3</w:t>
        </w:r>
        <w:r w:rsidR="005E380E" w:rsidRPr="008C1827">
          <w:rPr>
            <w:rFonts w:ascii="Times New Roman" w:hAnsi="Times New Roman"/>
            <w:noProof/>
            <w:webHidden/>
            <w:sz w:val="24"/>
            <w:szCs w:val="24"/>
          </w:rPr>
          <w:fldChar w:fldCharType="end"/>
        </w:r>
      </w:hyperlink>
    </w:p>
    <w:p w14:paraId="5AA5E3A0" w14:textId="6B5B5A26"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52" w:history="1">
        <w:r w:rsidR="005E380E" w:rsidRPr="008C1827">
          <w:rPr>
            <w:rStyle w:val="Hyperlink"/>
            <w:rFonts w:ascii="Times New Roman" w:hAnsi="Times New Roman"/>
            <w:noProof/>
            <w:sz w:val="24"/>
            <w:szCs w:val="24"/>
          </w:rPr>
          <w:t>1.2.2.</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Revenue Model</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_Toc162296152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3</w:t>
        </w:r>
        <w:r w:rsidR="005E380E" w:rsidRPr="008C1827">
          <w:rPr>
            <w:rFonts w:ascii="Times New Roman" w:hAnsi="Times New Roman"/>
            <w:noProof/>
            <w:webHidden/>
            <w:sz w:val="24"/>
            <w:szCs w:val="24"/>
          </w:rPr>
          <w:fldChar w:fldCharType="end"/>
        </w:r>
      </w:hyperlink>
    </w:p>
    <w:p w14:paraId="291A5994" w14:textId="192D5560"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53" w:history="1">
        <w:r w:rsidR="005E380E" w:rsidRPr="008C1827">
          <w:rPr>
            <w:rStyle w:val="Hyperlink"/>
            <w:rFonts w:ascii="Times New Roman" w:hAnsi="Times New Roman"/>
            <w:noProof/>
            <w:sz w:val="24"/>
            <w:szCs w:val="24"/>
          </w:rPr>
          <w:t>1.2.3.</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Market Opportunity</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_Toc162296153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4</w:t>
        </w:r>
        <w:r w:rsidR="005E380E" w:rsidRPr="008C1827">
          <w:rPr>
            <w:rFonts w:ascii="Times New Roman" w:hAnsi="Times New Roman"/>
            <w:noProof/>
            <w:webHidden/>
            <w:sz w:val="24"/>
            <w:szCs w:val="24"/>
          </w:rPr>
          <w:fldChar w:fldCharType="end"/>
        </w:r>
      </w:hyperlink>
    </w:p>
    <w:p w14:paraId="72EB49A5" w14:textId="23318AFA"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54" w:history="1">
        <w:r w:rsidR="005E380E" w:rsidRPr="008C1827">
          <w:rPr>
            <w:rStyle w:val="Hyperlink"/>
            <w:rFonts w:ascii="Times New Roman" w:hAnsi="Times New Roman"/>
            <w:noProof/>
            <w:sz w:val="24"/>
            <w:szCs w:val="24"/>
          </w:rPr>
          <w:t>1.2.4.</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Competitive Environment</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_Toc162296154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4</w:t>
        </w:r>
        <w:r w:rsidR="005E380E" w:rsidRPr="008C1827">
          <w:rPr>
            <w:rFonts w:ascii="Times New Roman" w:hAnsi="Times New Roman"/>
            <w:noProof/>
            <w:webHidden/>
            <w:sz w:val="24"/>
            <w:szCs w:val="24"/>
          </w:rPr>
          <w:fldChar w:fldCharType="end"/>
        </w:r>
      </w:hyperlink>
    </w:p>
    <w:p w14:paraId="477538B3" w14:textId="1D9EDFE2"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55" w:history="1">
        <w:r w:rsidR="005E380E" w:rsidRPr="008C1827">
          <w:rPr>
            <w:rStyle w:val="Hyperlink"/>
            <w:rFonts w:ascii="Times New Roman" w:hAnsi="Times New Roman"/>
            <w:noProof/>
            <w:sz w:val="24"/>
            <w:szCs w:val="24"/>
          </w:rPr>
          <w:t>1.2.5.</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Competitive Advantage</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_Toc162296155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4</w:t>
        </w:r>
        <w:r w:rsidR="005E380E" w:rsidRPr="008C1827">
          <w:rPr>
            <w:rFonts w:ascii="Times New Roman" w:hAnsi="Times New Roman"/>
            <w:noProof/>
            <w:webHidden/>
            <w:sz w:val="24"/>
            <w:szCs w:val="24"/>
          </w:rPr>
          <w:fldChar w:fldCharType="end"/>
        </w:r>
      </w:hyperlink>
    </w:p>
    <w:p w14:paraId="770D0B4F" w14:textId="51AEC68A"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56" w:history="1">
        <w:r w:rsidR="005E380E" w:rsidRPr="008C1827">
          <w:rPr>
            <w:rStyle w:val="Hyperlink"/>
            <w:rFonts w:ascii="Times New Roman" w:hAnsi="Times New Roman"/>
            <w:noProof/>
            <w:sz w:val="24"/>
            <w:szCs w:val="24"/>
          </w:rPr>
          <w:t>1.2.6.</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Market Strategy</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_Toc162296156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5</w:t>
        </w:r>
        <w:r w:rsidR="005E380E" w:rsidRPr="008C1827">
          <w:rPr>
            <w:rFonts w:ascii="Times New Roman" w:hAnsi="Times New Roman"/>
            <w:noProof/>
            <w:webHidden/>
            <w:sz w:val="24"/>
            <w:szCs w:val="24"/>
          </w:rPr>
          <w:fldChar w:fldCharType="end"/>
        </w:r>
      </w:hyperlink>
    </w:p>
    <w:p w14:paraId="4A77BF33" w14:textId="5818FD5D"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57" w:history="1">
        <w:r w:rsidR="005E380E" w:rsidRPr="008C1827">
          <w:rPr>
            <w:rStyle w:val="Hyperlink"/>
            <w:rFonts w:ascii="Times New Roman" w:hAnsi="Times New Roman"/>
            <w:noProof/>
            <w:sz w:val="24"/>
            <w:szCs w:val="24"/>
          </w:rPr>
          <w:t>1.2.7.</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Organizational Development</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_Toc162296157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6</w:t>
        </w:r>
        <w:r w:rsidR="005E380E" w:rsidRPr="008C1827">
          <w:rPr>
            <w:rFonts w:ascii="Times New Roman" w:hAnsi="Times New Roman"/>
            <w:noProof/>
            <w:webHidden/>
            <w:sz w:val="24"/>
            <w:szCs w:val="24"/>
          </w:rPr>
          <w:fldChar w:fldCharType="end"/>
        </w:r>
      </w:hyperlink>
    </w:p>
    <w:p w14:paraId="6EEED7C6" w14:textId="52AF8CAC"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58" w:history="1">
        <w:r w:rsidR="005E380E" w:rsidRPr="008C1827">
          <w:rPr>
            <w:rStyle w:val="Hyperlink"/>
            <w:rFonts w:ascii="Times New Roman" w:hAnsi="Times New Roman"/>
            <w:noProof/>
            <w:sz w:val="24"/>
            <w:szCs w:val="24"/>
          </w:rPr>
          <w:t>1.2.8.</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Management Team</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_Toc162296158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6</w:t>
        </w:r>
        <w:r w:rsidR="005E380E" w:rsidRPr="008C1827">
          <w:rPr>
            <w:rFonts w:ascii="Times New Roman" w:hAnsi="Times New Roman"/>
            <w:noProof/>
            <w:webHidden/>
            <w:sz w:val="24"/>
            <w:szCs w:val="24"/>
          </w:rPr>
          <w:fldChar w:fldCharType="end"/>
        </w:r>
      </w:hyperlink>
    </w:p>
    <w:p w14:paraId="5BD8B55F" w14:textId="2D155935" w:rsidR="005E380E" w:rsidRPr="008C1827" w:rsidRDefault="00000000" w:rsidP="008C1827">
      <w:pPr>
        <w:pStyle w:val="TOC2"/>
        <w:tabs>
          <w:tab w:val="left" w:pos="960"/>
          <w:tab w:val="right" w:leader="dot" w:pos="7927"/>
        </w:tabs>
        <w:spacing w:line="360" w:lineRule="auto"/>
        <w:rPr>
          <w:rFonts w:ascii="Times New Roman" w:hAnsi="Times New Roman"/>
          <w:noProof/>
          <w:kern w:val="2"/>
          <w:sz w:val="24"/>
          <w:szCs w:val="24"/>
          <w:lang w:val="en-US"/>
          <w14:ligatures w14:val="standardContextual"/>
        </w:rPr>
      </w:pPr>
      <w:hyperlink w:anchor="_Toc162296159" w:history="1">
        <w:r w:rsidR="005E380E" w:rsidRPr="008C1827">
          <w:rPr>
            <w:rStyle w:val="Hyperlink"/>
            <w:rFonts w:ascii="Times New Roman" w:hAnsi="Times New Roman"/>
            <w:noProof/>
            <w:sz w:val="24"/>
            <w:szCs w:val="24"/>
          </w:rPr>
          <w:t>1.3.</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Categorizing E-Commerce Business Models</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_Toc162296159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7</w:t>
        </w:r>
        <w:r w:rsidR="005E380E" w:rsidRPr="008C1827">
          <w:rPr>
            <w:rFonts w:ascii="Times New Roman" w:hAnsi="Times New Roman"/>
            <w:noProof/>
            <w:webHidden/>
            <w:sz w:val="24"/>
            <w:szCs w:val="24"/>
          </w:rPr>
          <w:fldChar w:fldCharType="end"/>
        </w:r>
      </w:hyperlink>
    </w:p>
    <w:p w14:paraId="23B2F3D3" w14:textId="1401EF61" w:rsidR="005E380E" w:rsidRPr="008C1827" w:rsidRDefault="00000000" w:rsidP="008C1827">
      <w:pPr>
        <w:pStyle w:val="TOC1"/>
        <w:tabs>
          <w:tab w:val="right" w:leader="dot" w:pos="7927"/>
        </w:tabs>
        <w:spacing w:line="360" w:lineRule="auto"/>
        <w:rPr>
          <w:rFonts w:eastAsiaTheme="minorEastAsia" w:cs="Times New Roman"/>
          <w:noProof/>
          <w:kern w:val="2"/>
          <w:szCs w:val="24"/>
          <w:lang w:val="en-US"/>
          <w14:ligatures w14:val="standardContextual"/>
        </w:rPr>
      </w:pPr>
      <w:hyperlink w:anchor="_Toc162296160" w:history="1">
        <w:r w:rsidR="005E380E" w:rsidRPr="008C1827">
          <w:rPr>
            <w:rStyle w:val="Hyperlink"/>
            <w:rFonts w:eastAsia="Times New Roman" w:cs="Times New Roman"/>
            <w:noProof/>
            <w:szCs w:val="24"/>
          </w:rPr>
          <w:t>BAB II</w:t>
        </w:r>
        <w:r w:rsidR="005E380E" w:rsidRPr="008C1827">
          <w:rPr>
            <w:rFonts w:cs="Times New Roman"/>
            <w:noProof/>
            <w:webHidden/>
            <w:szCs w:val="24"/>
          </w:rPr>
          <w:tab/>
        </w:r>
        <w:r w:rsidR="005E380E" w:rsidRPr="008C1827">
          <w:rPr>
            <w:rFonts w:cs="Times New Roman"/>
            <w:noProof/>
            <w:webHidden/>
            <w:szCs w:val="24"/>
          </w:rPr>
          <w:fldChar w:fldCharType="begin"/>
        </w:r>
        <w:r w:rsidR="005E380E" w:rsidRPr="008C1827">
          <w:rPr>
            <w:rFonts w:cs="Times New Roman"/>
            <w:noProof/>
            <w:webHidden/>
            <w:szCs w:val="24"/>
          </w:rPr>
          <w:instrText xml:space="preserve"> PAGEREF _Toc162296160 \h </w:instrText>
        </w:r>
        <w:r w:rsidR="005E380E" w:rsidRPr="008C1827">
          <w:rPr>
            <w:rFonts w:cs="Times New Roman"/>
            <w:noProof/>
            <w:webHidden/>
            <w:szCs w:val="24"/>
          </w:rPr>
        </w:r>
        <w:r w:rsidR="005E380E" w:rsidRPr="008C1827">
          <w:rPr>
            <w:rFonts w:cs="Times New Roman"/>
            <w:noProof/>
            <w:webHidden/>
            <w:szCs w:val="24"/>
          </w:rPr>
          <w:fldChar w:fldCharType="separate"/>
        </w:r>
        <w:r w:rsidR="00424FB5">
          <w:rPr>
            <w:rFonts w:cs="Times New Roman"/>
            <w:noProof/>
            <w:webHidden/>
            <w:szCs w:val="24"/>
          </w:rPr>
          <w:t>9</w:t>
        </w:r>
        <w:r w:rsidR="005E380E" w:rsidRPr="008C1827">
          <w:rPr>
            <w:rFonts w:cs="Times New Roman"/>
            <w:noProof/>
            <w:webHidden/>
            <w:szCs w:val="24"/>
          </w:rPr>
          <w:fldChar w:fldCharType="end"/>
        </w:r>
      </w:hyperlink>
    </w:p>
    <w:p w14:paraId="2340B83A" w14:textId="77030213" w:rsidR="005E380E" w:rsidRPr="008C1827" w:rsidRDefault="00000000" w:rsidP="008C1827">
      <w:pPr>
        <w:pStyle w:val="TOC1"/>
        <w:tabs>
          <w:tab w:val="right" w:leader="dot" w:pos="7927"/>
        </w:tabs>
        <w:spacing w:line="360" w:lineRule="auto"/>
        <w:rPr>
          <w:rFonts w:eastAsiaTheme="minorEastAsia" w:cs="Times New Roman"/>
          <w:noProof/>
          <w:kern w:val="2"/>
          <w:szCs w:val="24"/>
          <w:lang w:val="en-US"/>
          <w14:ligatures w14:val="standardContextual"/>
        </w:rPr>
      </w:pPr>
      <w:hyperlink w:anchor="_Toc162296161" w:history="1">
        <w:r w:rsidR="005E380E" w:rsidRPr="008C1827">
          <w:rPr>
            <w:rStyle w:val="Hyperlink"/>
            <w:rFonts w:eastAsia="Times New Roman" w:cs="Times New Roman"/>
            <w:noProof/>
            <w:szCs w:val="24"/>
          </w:rPr>
          <w:t>A SYSTEMATIC APPROACH</w:t>
        </w:r>
        <w:r w:rsidR="005E380E" w:rsidRPr="008C1827">
          <w:rPr>
            <w:rFonts w:cs="Times New Roman"/>
            <w:noProof/>
            <w:webHidden/>
            <w:szCs w:val="24"/>
          </w:rPr>
          <w:tab/>
        </w:r>
        <w:r w:rsidR="005E380E" w:rsidRPr="008C1827">
          <w:rPr>
            <w:rFonts w:cs="Times New Roman"/>
            <w:noProof/>
            <w:webHidden/>
            <w:szCs w:val="24"/>
          </w:rPr>
          <w:fldChar w:fldCharType="begin"/>
        </w:r>
        <w:r w:rsidR="005E380E" w:rsidRPr="008C1827">
          <w:rPr>
            <w:rFonts w:cs="Times New Roman"/>
            <w:noProof/>
            <w:webHidden/>
            <w:szCs w:val="24"/>
          </w:rPr>
          <w:instrText xml:space="preserve"> PAGEREF _Toc162296161 \h </w:instrText>
        </w:r>
        <w:r w:rsidR="005E380E" w:rsidRPr="008C1827">
          <w:rPr>
            <w:rFonts w:cs="Times New Roman"/>
            <w:noProof/>
            <w:webHidden/>
            <w:szCs w:val="24"/>
          </w:rPr>
        </w:r>
        <w:r w:rsidR="005E380E" w:rsidRPr="008C1827">
          <w:rPr>
            <w:rFonts w:cs="Times New Roman"/>
            <w:noProof/>
            <w:webHidden/>
            <w:szCs w:val="24"/>
          </w:rPr>
          <w:fldChar w:fldCharType="separate"/>
        </w:r>
        <w:r w:rsidR="00424FB5">
          <w:rPr>
            <w:rFonts w:cs="Times New Roman"/>
            <w:noProof/>
            <w:webHidden/>
            <w:szCs w:val="24"/>
          </w:rPr>
          <w:t>9</w:t>
        </w:r>
        <w:r w:rsidR="005E380E" w:rsidRPr="008C1827">
          <w:rPr>
            <w:rFonts w:cs="Times New Roman"/>
            <w:noProof/>
            <w:webHidden/>
            <w:szCs w:val="24"/>
          </w:rPr>
          <w:fldChar w:fldCharType="end"/>
        </w:r>
      </w:hyperlink>
    </w:p>
    <w:p w14:paraId="04E842FE" w14:textId="71388C0E" w:rsidR="005E380E" w:rsidRPr="008C1827" w:rsidRDefault="00000000" w:rsidP="008C1827">
      <w:pPr>
        <w:pStyle w:val="TOC2"/>
        <w:tabs>
          <w:tab w:val="left" w:pos="960"/>
          <w:tab w:val="right" w:leader="dot" w:pos="7927"/>
        </w:tabs>
        <w:spacing w:line="360" w:lineRule="auto"/>
        <w:rPr>
          <w:rFonts w:ascii="Times New Roman" w:hAnsi="Times New Roman"/>
          <w:noProof/>
          <w:kern w:val="2"/>
          <w:sz w:val="24"/>
          <w:szCs w:val="24"/>
          <w:lang w:val="en-US"/>
          <w14:ligatures w14:val="standardContextual"/>
        </w:rPr>
      </w:pPr>
      <w:hyperlink w:anchor="_Toc162296163" w:history="1">
        <w:r w:rsidR="005E380E" w:rsidRPr="008C1827">
          <w:rPr>
            <w:rStyle w:val="Hyperlink"/>
            <w:rFonts w:ascii="Times New Roman" w:hAnsi="Times New Roman"/>
            <w:noProof/>
            <w:sz w:val="24"/>
            <w:szCs w:val="24"/>
          </w:rPr>
          <w:t>2.1.</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SWOT</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_Toc162296163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9</w:t>
        </w:r>
        <w:r w:rsidR="005E380E" w:rsidRPr="008C1827">
          <w:rPr>
            <w:rFonts w:ascii="Times New Roman" w:hAnsi="Times New Roman"/>
            <w:noProof/>
            <w:webHidden/>
            <w:sz w:val="24"/>
            <w:szCs w:val="24"/>
          </w:rPr>
          <w:fldChar w:fldCharType="end"/>
        </w:r>
      </w:hyperlink>
    </w:p>
    <w:p w14:paraId="5D5ECD68" w14:textId="42997142"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64" w:history="1">
        <w:r w:rsidR="005E380E" w:rsidRPr="008C1827">
          <w:rPr>
            <w:rStyle w:val="Hyperlink"/>
            <w:rFonts w:ascii="Times New Roman" w:hAnsi="Times New Roman"/>
            <w:noProof/>
            <w:sz w:val="24"/>
            <w:szCs w:val="24"/>
          </w:rPr>
          <w:t>2.1.1.</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Strengths</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_Toc162296164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9</w:t>
        </w:r>
        <w:r w:rsidR="005E380E" w:rsidRPr="008C1827">
          <w:rPr>
            <w:rFonts w:ascii="Times New Roman" w:hAnsi="Times New Roman"/>
            <w:noProof/>
            <w:webHidden/>
            <w:sz w:val="24"/>
            <w:szCs w:val="24"/>
          </w:rPr>
          <w:fldChar w:fldCharType="end"/>
        </w:r>
      </w:hyperlink>
    </w:p>
    <w:p w14:paraId="18FB0565" w14:textId="3432A7CC"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65" w:history="1">
        <w:r w:rsidR="005E380E" w:rsidRPr="008C1827">
          <w:rPr>
            <w:rStyle w:val="Hyperlink"/>
            <w:rFonts w:ascii="Times New Roman" w:hAnsi="Times New Roman"/>
            <w:noProof/>
            <w:sz w:val="24"/>
            <w:szCs w:val="24"/>
          </w:rPr>
          <w:t>2.1.2.</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Weakness</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_Toc162296165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10</w:t>
        </w:r>
        <w:r w:rsidR="005E380E" w:rsidRPr="008C1827">
          <w:rPr>
            <w:rFonts w:ascii="Times New Roman" w:hAnsi="Times New Roman"/>
            <w:noProof/>
            <w:webHidden/>
            <w:sz w:val="24"/>
            <w:szCs w:val="24"/>
          </w:rPr>
          <w:fldChar w:fldCharType="end"/>
        </w:r>
      </w:hyperlink>
    </w:p>
    <w:p w14:paraId="710ABBC5" w14:textId="64D8263C"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66" w:history="1">
        <w:r w:rsidR="005E380E" w:rsidRPr="008C1827">
          <w:rPr>
            <w:rStyle w:val="Hyperlink"/>
            <w:rFonts w:ascii="Times New Roman" w:hAnsi="Times New Roman"/>
            <w:noProof/>
            <w:sz w:val="24"/>
            <w:szCs w:val="24"/>
          </w:rPr>
          <w:t>2.1.3.</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Opportunities</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_Toc162296166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10</w:t>
        </w:r>
        <w:r w:rsidR="005E380E" w:rsidRPr="008C1827">
          <w:rPr>
            <w:rFonts w:ascii="Times New Roman" w:hAnsi="Times New Roman"/>
            <w:noProof/>
            <w:webHidden/>
            <w:sz w:val="24"/>
            <w:szCs w:val="24"/>
          </w:rPr>
          <w:fldChar w:fldCharType="end"/>
        </w:r>
      </w:hyperlink>
    </w:p>
    <w:p w14:paraId="43D26ABA" w14:textId="4CDEC315"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67" w:history="1">
        <w:r w:rsidR="005E380E" w:rsidRPr="008C1827">
          <w:rPr>
            <w:rStyle w:val="Hyperlink"/>
            <w:rFonts w:ascii="Times New Roman" w:hAnsi="Times New Roman"/>
            <w:noProof/>
            <w:sz w:val="24"/>
            <w:szCs w:val="24"/>
          </w:rPr>
          <w:t>2.1.4.</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Threats</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_Toc162296167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11</w:t>
        </w:r>
        <w:r w:rsidR="005E380E" w:rsidRPr="008C1827">
          <w:rPr>
            <w:rFonts w:ascii="Times New Roman" w:hAnsi="Times New Roman"/>
            <w:noProof/>
            <w:webHidden/>
            <w:sz w:val="24"/>
            <w:szCs w:val="24"/>
          </w:rPr>
          <w:fldChar w:fldCharType="end"/>
        </w:r>
      </w:hyperlink>
    </w:p>
    <w:p w14:paraId="7A554CA4" w14:textId="1FAED3DC" w:rsidR="005E380E" w:rsidRPr="008C1827" w:rsidRDefault="00000000" w:rsidP="008C1827">
      <w:pPr>
        <w:pStyle w:val="TOC2"/>
        <w:tabs>
          <w:tab w:val="left" w:pos="960"/>
          <w:tab w:val="right" w:leader="dot" w:pos="7927"/>
        </w:tabs>
        <w:spacing w:line="360" w:lineRule="auto"/>
        <w:rPr>
          <w:rFonts w:ascii="Times New Roman" w:hAnsi="Times New Roman"/>
          <w:noProof/>
          <w:kern w:val="2"/>
          <w:sz w:val="24"/>
          <w:szCs w:val="24"/>
          <w:lang w:val="en-US"/>
          <w14:ligatures w14:val="standardContextual"/>
        </w:rPr>
      </w:pPr>
      <w:hyperlink w:anchor="_Toc162296168" w:history="1">
        <w:r w:rsidR="005E380E" w:rsidRPr="008C1827">
          <w:rPr>
            <w:rStyle w:val="Hyperlink"/>
            <w:rFonts w:ascii="Times New Roman" w:hAnsi="Times New Roman"/>
            <w:noProof/>
            <w:sz w:val="24"/>
            <w:szCs w:val="24"/>
          </w:rPr>
          <w:t>2.2.</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Marketing &amp; Customer Relationship Management (CRM)</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_Toc162296168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11</w:t>
        </w:r>
        <w:r w:rsidR="005E380E" w:rsidRPr="008C1827">
          <w:rPr>
            <w:rFonts w:ascii="Times New Roman" w:hAnsi="Times New Roman"/>
            <w:noProof/>
            <w:webHidden/>
            <w:sz w:val="24"/>
            <w:szCs w:val="24"/>
          </w:rPr>
          <w:fldChar w:fldCharType="end"/>
        </w:r>
      </w:hyperlink>
    </w:p>
    <w:p w14:paraId="356A1F13" w14:textId="2441E0A6"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69" w:history="1">
        <w:r w:rsidR="005E380E" w:rsidRPr="008C1827">
          <w:rPr>
            <w:rStyle w:val="Hyperlink"/>
            <w:rFonts w:ascii="Times New Roman" w:hAnsi="Times New Roman"/>
            <w:noProof/>
            <w:sz w:val="24"/>
            <w:szCs w:val="24"/>
          </w:rPr>
          <w:t>2.2.1.</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Marketing</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_Toc162296169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11</w:t>
        </w:r>
        <w:r w:rsidR="005E380E" w:rsidRPr="008C1827">
          <w:rPr>
            <w:rFonts w:ascii="Times New Roman" w:hAnsi="Times New Roman"/>
            <w:noProof/>
            <w:webHidden/>
            <w:sz w:val="24"/>
            <w:szCs w:val="24"/>
          </w:rPr>
          <w:fldChar w:fldCharType="end"/>
        </w:r>
      </w:hyperlink>
    </w:p>
    <w:p w14:paraId="4336DA2B" w14:textId="45D5F02A"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70" w:history="1">
        <w:r w:rsidR="005E380E" w:rsidRPr="008C1827">
          <w:rPr>
            <w:rStyle w:val="Hyperlink"/>
            <w:rFonts w:ascii="Times New Roman" w:hAnsi="Times New Roman"/>
            <w:noProof/>
            <w:sz w:val="24"/>
            <w:szCs w:val="24"/>
          </w:rPr>
          <w:t>2.2.2.</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Customer Relationship Management (CRM)</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_Toc162296170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12</w:t>
        </w:r>
        <w:r w:rsidR="005E380E" w:rsidRPr="008C1827">
          <w:rPr>
            <w:rFonts w:ascii="Times New Roman" w:hAnsi="Times New Roman"/>
            <w:noProof/>
            <w:webHidden/>
            <w:sz w:val="24"/>
            <w:szCs w:val="24"/>
          </w:rPr>
          <w:fldChar w:fldCharType="end"/>
        </w:r>
      </w:hyperlink>
    </w:p>
    <w:p w14:paraId="2A5C7B4A" w14:textId="1FCC1055" w:rsidR="005E380E" w:rsidRPr="008C1827" w:rsidRDefault="00000000" w:rsidP="008C1827">
      <w:pPr>
        <w:pStyle w:val="TOC2"/>
        <w:tabs>
          <w:tab w:val="left" w:pos="960"/>
          <w:tab w:val="right" w:leader="dot" w:pos="7927"/>
        </w:tabs>
        <w:spacing w:line="360" w:lineRule="auto"/>
        <w:rPr>
          <w:rFonts w:ascii="Times New Roman" w:hAnsi="Times New Roman"/>
          <w:noProof/>
          <w:kern w:val="2"/>
          <w:sz w:val="24"/>
          <w:szCs w:val="24"/>
          <w:lang w:val="en-US"/>
          <w14:ligatures w14:val="standardContextual"/>
        </w:rPr>
      </w:pPr>
      <w:hyperlink w:anchor="_Toc162296171" w:history="1">
        <w:r w:rsidR="005E380E" w:rsidRPr="008C1827">
          <w:rPr>
            <w:rStyle w:val="Hyperlink"/>
            <w:rFonts w:ascii="Times New Roman" w:hAnsi="Times New Roman"/>
            <w:noProof/>
            <w:sz w:val="24"/>
            <w:szCs w:val="24"/>
          </w:rPr>
          <w:t>2.3.</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Hardware &amp; Software</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_Toc162296171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12</w:t>
        </w:r>
        <w:r w:rsidR="005E380E" w:rsidRPr="008C1827">
          <w:rPr>
            <w:rFonts w:ascii="Times New Roman" w:hAnsi="Times New Roman"/>
            <w:noProof/>
            <w:webHidden/>
            <w:sz w:val="24"/>
            <w:szCs w:val="24"/>
          </w:rPr>
          <w:fldChar w:fldCharType="end"/>
        </w:r>
      </w:hyperlink>
    </w:p>
    <w:p w14:paraId="38F28D4A" w14:textId="4DA3DF51"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72" w:history="1">
        <w:r w:rsidR="005E380E" w:rsidRPr="008C1827">
          <w:rPr>
            <w:rStyle w:val="Hyperlink"/>
            <w:rFonts w:ascii="Times New Roman" w:hAnsi="Times New Roman"/>
            <w:noProof/>
            <w:sz w:val="24"/>
            <w:szCs w:val="24"/>
          </w:rPr>
          <w:t>2.3.1.</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Hardware</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_Toc162296172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12</w:t>
        </w:r>
        <w:r w:rsidR="005E380E" w:rsidRPr="008C1827">
          <w:rPr>
            <w:rFonts w:ascii="Times New Roman" w:hAnsi="Times New Roman"/>
            <w:noProof/>
            <w:webHidden/>
            <w:sz w:val="24"/>
            <w:szCs w:val="24"/>
          </w:rPr>
          <w:fldChar w:fldCharType="end"/>
        </w:r>
      </w:hyperlink>
    </w:p>
    <w:p w14:paraId="4C232DB1" w14:textId="7E9DD8FD"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73" w:history="1">
        <w:r w:rsidR="005E380E" w:rsidRPr="008C1827">
          <w:rPr>
            <w:rStyle w:val="Hyperlink"/>
            <w:rFonts w:ascii="Times New Roman" w:hAnsi="Times New Roman"/>
            <w:noProof/>
            <w:sz w:val="24"/>
            <w:szCs w:val="24"/>
          </w:rPr>
          <w:t>2.3.2.</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Software</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_Toc162296173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13</w:t>
        </w:r>
        <w:r w:rsidR="005E380E" w:rsidRPr="008C1827">
          <w:rPr>
            <w:rFonts w:ascii="Times New Roman" w:hAnsi="Times New Roman"/>
            <w:noProof/>
            <w:webHidden/>
            <w:sz w:val="24"/>
            <w:szCs w:val="24"/>
          </w:rPr>
          <w:fldChar w:fldCharType="end"/>
        </w:r>
      </w:hyperlink>
    </w:p>
    <w:p w14:paraId="7C9CC905" w14:textId="23799DE4" w:rsidR="005E380E" w:rsidRPr="008C1827" w:rsidRDefault="00000000" w:rsidP="008C1827">
      <w:pPr>
        <w:pStyle w:val="TOC2"/>
        <w:tabs>
          <w:tab w:val="left" w:pos="960"/>
          <w:tab w:val="right" w:leader="dot" w:pos="7927"/>
        </w:tabs>
        <w:spacing w:line="360" w:lineRule="auto"/>
        <w:rPr>
          <w:rFonts w:ascii="Times New Roman" w:hAnsi="Times New Roman"/>
          <w:noProof/>
          <w:kern w:val="2"/>
          <w:sz w:val="24"/>
          <w:szCs w:val="24"/>
          <w:lang w:val="en-US"/>
          <w14:ligatures w14:val="standardContextual"/>
        </w:rPr>
      </w:pPr>
      <w:hyperlink w:anchor="_Toc162296174" w:history="1">
        <w:r w:rsidR="005E380E" w:rsidRPr="008C1827">
          <w:rPr>
            <w:rStyle w:val="Hyperlink"/>
            <w:rFonts w:ascii="Times New Roman" w:hAnsi="Times New Roman"/>
            <w:noProof/>
            <w:sz w:val="24"/>
            <w:szCs w:val="24"/>
          </w:rPr>
          <w:t>2.4.</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Infrastucture</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_Toc162296174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13</w:t>
        </w:r>
        <w:r w:rsidR="005E380E" w:rsidRPr="008C1827">
          <w:rPr>
            <w:rFonts w:ascii="Times New Roman" w:hAnsi="Times New Roman"/>
            <w:noProof/>
            <w:webHidden/>
            <w:sz w:val="24"/>
            <w:szCs w:val="24"/>
          </w:rPr>
          <w:fldChar w:fldCharType="end"/>
        </w:r>
      </w:hyperlink>
    </w:p>
    <w:p w14:paraId="25D8D056" w14:textId="38FF2FE9" w:rsidR="005E380E" w:rsidRPr="008C1827" w:rsidRDefault="00000000" w:rsidP="008C1827">
      <w:pPr>
        <w:pStyle w:val="TOC2"/>
        <w:tabs>
          <w:tab w:val="left" w:pos="960"/>
          <w:tab w:val="right" w:leader="dot" w:pos="7927"/>
        </w:tabs>
        <w:spacing w:line="360" w:lineRule="auto"/>
        <w:rPr>
          <w:rFonts w:ascii="Times New Roman" w:hAnsi="Times New Roman"/>
          <w:noProof/>
          <w:kern w:val="2"/>
          <w:sz w:val="24"/>
          <w:szCs w:val="24"/>
          <w:lang w:val="en-US"/>
          <w14:ligatures w14:val="standardContextual"/>
        </w:rPr>
      </w:pPr>
      <w:hyperlink w:anchor="_Toc162296175" w:history="1">
        <w:r w:rsidR="005E380E" w:rsidRPr="008C1827">
          <w:rPr>
            <w:rStyle w:val="Hyperlink"/>
            <w:rFonts w:ascii="Times New Roman" w:hAnsi="Times New Roman"/>
            <w:noProof/>
            <w:sz w:val="24"/>
            <w:szCs w:val="24"/>
          </w:rPr>
          <w:t>2.5.</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Tools</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_Toc162296175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15</w:t>
        </w:r>
        <w:r w:rsidR="005E380E" w:rsidRPr="008C1827">
          <w:rPr>
            <w:rFonts w:ascii="Times New Roman" w:hAnsi="Times New Roman"/>
            <w:noProof/>
            <w:webHidden/>
            <w:sz w:val="24"/>
            <w:szCs w:val="24"/>
          </w:rPr>
          <w:fldChar w:fldCharType="end"/>
        </w:r>
      </w:hyperlink>
    </w:p>
    <w:p w14:paraId="09BD2F1D" w14:textId="48952DBF" w:rsidR="005E380E" w:rsidRPr="008C1827" w:rsidRDefault="00000000" w:rsidP="008C1827">
      <w:pPr>
        <w:pStyle w:val="TOC1"/>
        <w:tabs>
          <w:tab w:val="right" w:leader="dot" w:pos="7927"/>
        </w:tabs>
        <w:spacing w:line="360" w:lineRule="auto"/>
        <w:rPr>
          <w:rFonts w:eastAsiaTheme="minorEastAsia" w:cs="Times New Roman"/>
          <w:noProof/>
          <w:kern w:val="2"/>
          <w:szCs w:val="24"/>
          <w:lang w:val="en-US"/>
          <w14:ligatures w14:val="standardContextual"/>
        </w:rPr>
      </w:pPr>
      <w:hyperlink w:anchor="_Toc162296176" w:history="1">
        <w:r w:rsidR="005E380E" w:rsidRPr="008C1827">
          <w:rPr>
            <w:rStyle w:val="Hyperlink"/>
            <w:rFonts w:eastAsia="Times New Roman" w:cs="Times New Roman"/>
            <w:noProof/>
            <w:szCs w:val="24"/>
          </w:rPr>
          <w:t>BAB III</w:t>
        </w:r>
        <w:r w:rsidR="005E380E" w:rsidRPr="008C1827">
          <w:rPr>
            <w:rFonts w:cs="Times New Roman"/>
            <w:noProof/>
            <w:webHidden/>
            <w:szCs w:val="24"/>
          </w:rPr>
          <w:tab/>
        </w:r>
        <w:r w:rsidR="005E380E" w:rsidRPr="008C1827">
          <w:rPr>
            <w:rFonts w:cs="Times New Roman"/>
            <w:noProof/>
            <w:webHidden/>
            <w:szCs w:val="24"/>
          </w:rPr>
          <w:fldChar w:fldCharType="begin"/>
        </w:r>
        <w:r w:rsidR="005E380E" w:rsidRPr="008C1827">
          <w:rPr>
            <w:rFonts w:cs="Times New Roman"/>
            <w:noProof/>
            <w:webHidden/>
            <w:szCs w:val="24"/>
          </w:rPr>
          <w:instrText xml:space="preserve"> PAGEREF _Toc162296176 \h </w:instrText>
        </w:r>
        <w:r w:rsidR="005E380E" w:rsidRPr="008C1827">
          <w:rPr>
            <w:rFonts w:cs="Times New Roman"/>
            <w:noProof/>
            <w:webHidden/>
            <w:szCs w:val="24"/>
          </w:rPr>
        </w:r>
        <w:r w:rsidR="005E380E" w:rsidRPr="008C1827">
          <w:rPr>
            <w:rFonts w:cs="Times New Roman"/>
            <w:noProof/>
            <w:webHidden/>
            <w:szCs w:val="24"/>
          </w:rPr>
          <w:fldChar w:fldCharType="separate"/>
        </w:r>
        <w:r w:rsidR="00424FB5">
          <w:rPr>
            <w:rFonts w:cs="Times New Roman"/>
            <w:noProof/>
            <w:webHidden/>
            <w:szCs w:val="24"/>
          </w:rPr>
          <w:t>16</w:t>
        </w:r>
        <w:r w:rsidR="005E380E" w:rsidRPr="008C1827">
          <w:rPr>
            <w:rFonts w:cs="Times New Roman"/>
            <w:noProof/>
            <w:webHidden/>
            <w:szCs w:val="24"/>
          </w:rPr>
          <w:fldChar w:fldCharType="end"/>
        </w:r>
      </w:hyperlink>
    </w:p>
    <w:p w14:paraId="39C52408" w14:textId="53562E2A" w:rsidR="005E380E" w:rsidRPr="008C1827" w:rsidRDefault="00000000" w:rsidP="008C1827">
      <w:pPr>
        <w:pStyle w:val="TOC1"/>
        <w:tabs>
          <w:tab w:val="right" w:leader="dot" w:pos="7927"/>
        </w:tabs>
        <w:spacing w:line="360" w:lineRule="auto"/>
        <w:rPr>
          <w:rFonts w:eastAsiaTheme="minorEastAsia" w:cs="Times New Roman"/>
          <w:noProof/>
          <w:kern w:val="2"/>
          <w:szCs w:val="24"/>
          <w:lang w:val="en-US"/>
          <w14:ligatures w14:val="standardContextual"/>
        </w:rPr>
      </w:pPr>
      <w:hyperlink w:anchor="_Toc162296177" w:history="1">
        <w:r w:rsidR="005E380E" w:rsidRPr="008C1827">
          <w:rPr>
            <w:rStyle w:val="Hyperlink"/>
            <w:rFonts w:eastAsia="Times New Roman" w:cs="Times New Roman"/>
            <w:noProof/>
            <w:szCs w:val="24"/>
          </w:rPr>
          <w:t>DEVELOPMENT</w:t>
        </w:r>
        <w:r w:rsidR="005E380E" w:rsidRPr="008C1827">
          <w:rPr>
            <w:rFonts w:cs="Times New Roman"/>
            <w:noProof/>
            <w:webHidden/>
            <w:szCs w:val="24"/>
          </w:rPr>
          <w:tab/>
        </w:r>
        <w:r w:rsidR="005E380E" w:rsidRPr="008C1827">
          <w:rPr>
            <w:rFonts w:cs="Times New Roman"/>
            <w:noProof/>
            <w:webHidden/>
            <w:szCs w:val="24"/>
          </w:rPr>
          <w:fldChar w:fldCharType="begin"/>
        </w:r>
        <w:r w:rsidR="005E380E" w:rsidRPr="008C1827">
          <w:rPr>
            <w:rFonts w:cs="Times New Roman"/>
            <w:noProof/>
            <w:webHidden/>
            <w:szCs w:val="24"/>
          </w:rPr>
          <w:instrText xml:space="preserve"> PAGEREF _Toc162296177 \h </w:instrText>
        </w:r>
        <w:r w:rsidR="005E380E" w:rsidRPr="008C1827">
          <w:rPr>
            <w:rFonts w:cs="Times New Roman"/>
            <w:noProof/>
            <w:webHidden/>
            <w:szCs w:val="24"/>
          </w:rPr>
        </w:r>
        <w:r w:rsidR="005E380E" w:rsidRPr="008C1827">
          <w:rPr>
            <w:rFonts w:cs="Times New Roman"/>
            <w:noProof/>
            <w:webHidden/>
            <w:szCs w:val="24"/>
          </w:rPr>
          <w:fldChar w:fldCharType="separate"/>
        </w:r>
        <w:r w:rsidR="00424FB5">
          <w:rPr>
            <w:rFonts w:cs="Times New Roman"/>
            <w:noProof/>
            <w:webHidden/>
            <w:szCs w:val="24"/>
          </w:rPr>
          <w:t>16</w:t>
        </w:r>
        <w:r w:rsidR="005E380E" w:rsidRPr="008C1827">
          <w:rPr>
            <w:rFonts w:cs="Times New Roman"/>
            <w:noProof/>
            <w:webHidden/>
            <w:szCs w:val="24"/>
          </w:rPr>
          <w:fldChar w:fldCharType="end"/>
        </w:r>
      </w:hyperlink>
    </w:p>
    <w:p w14:paraId="5B041F18" w14:textId="2A1D3481" w:rsidR="005E380E" w:rsidRPr="008C1827" w:rsidRDefault="00000000" w:rsidP="008C1827">
      <w:pPr>
        <w:pStyle w:val="TOC2"/>
        <w:tabs>
          <w:tab w:val="left" w:pos="960"/>
          <w:tab w:val="right" w:leader="dot" w:pos="7927"/>
        </w:tabs>
        <w:spacing w:line="360" w:lineRule="auto"/>
        <w:rPr>
          <w:rFonts w:ascii="Times New Roman" w:hAnsi="Times New Roman"/>
          <w:noProof/>
          <w:kern w:val="2"/>
          <w:sz w:val="24"/>
          <w:szCs w:val="24"/>
          <w:lang w:val="en-US"/>
          <w14:ligatures w14:val="standardContextual"/>
        </w:rPr>
      </w:pPr>
      <w:hyperlink w:anchor="_Toc162296179" w:history="1">
        <w:r w:rsidR="005E380E" w:rsidRPr="008C1827">
          <w:rPr>
            <w:rStyle w:val="Hyperlink"/>
            <w:rFonts w:ascii="Times New Roman" w:hAnsi="Times New Roman"/>
            <w:noProof/>
            <w:sz w:val="24"/>
            <w:szCs w:val="24"/>
          </w:rPr>
          <w:t>3.1.</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The System Development Life Cycle</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_Toc162296179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16</w:t>
        </w:r>
        <w:r w:rsidR="005E380E" w:rsidRPr="008C1827">
          <w:rPr>
            <w:rFonts w:ascii="Times New Roman" w:hAnsi="Times New Roman"/>
            <w:noProof/>
            <w:webHidden/>
            <w:sz w:val="24"/>
            <w:szCs w:val="24"/>
          </w:rPr>
          <w:fldChar w:fldCharType="end"/>
        </w:r>
      </w:hyperlink>
    </w:p>
    <w:p w14:paraId="4829D3E7" w14:textId="26F04CBB" w:rsidR="005E380E" w:rsidRPr="008C1827" w:rsidRDefault="00000000" w:rsidP="008C1827">
      <w:pPr>
        <w:pStyle w:val="TOC3"/>
        <w:tabs>
          <w:tab w:val="left" w:pos="1440"/>
          <w:tab w:val="right" w:leader="dot" w:pos="7927"/>
        </w:tabs>
        <w:spacing w:line="360" w:lineRule="auto"/>
        <w:rPr>
          <w:rFonts w:ascii="Times New Roman" w:hAnsi="Times New Roman"/>
          <w:noProof/>
          <w:kern w:val="2"/>
          <w:sz w:val="24"/>
          <w:szCs w:val="24"/>
          <w:lang w:val="en-US"/>
          <w14:ligatures w14:val="standardContextual"/>
        </w:rPr>
      </w:pPr>
      <w:hyperlink w:anchor="_Toc162296180" w:history="1">
        <w:r w:rsidR="005E380E" w:rsidRPr="008C1827">
          <w:rPr>
            <w:rStyle w:val="Hyperlink"/>
            <w:rFonts w:ascii="Times New Roman" w:hAnsi="Times New Roman"/>
            <w:noProof/>
            <w:sz w:val="24"/>
            <w:szCs w:val="24"/>
          </w:rPr>
          <w:t>3.1.1.</w:t>
        </w:r>
        <w:r w:rsidR="005E380E" w:rsidRPr="008C1827">
          <w:rPr>
            <w:rFonts w:ascii="Times New Roman" w:hAnsi="Times New Roman"/>
            <w:noProof/>
            <w:kern w:val="2"/>
            <w:sz w:val="24"/>
            <w:szCs w:val="24"/>
            <w:lang w:val="en-US"/>
            <w14:ligatures w14:val="standardContextual"/>
          </w:rPr>
          <w:tab/>
        </w:r>
        <w:r w:rsidR="005E380E" w:rsidRPr="008C1827">
          <w:rPr>
            <w:rStyle w:val="Hyperlink"/>
            <w:rFonts w:ascii="Times New Roman" w:hAnsi="Times New Roman"/>
            <w:noProof/>
            <w:sz w:val="24"/>
            <w:szCs w:val="24"/>
          </w:rPr>
          <w:t>Planning</w:t>
        </w:r>
        <w:r w:rsidR="005E380E" w:rsidRPr="008C1827">
          <w:rPr>
            <w:rFonts w:ascii="Times New Roman" w:hAnsi="Times New Roman"/>
            <w:noProof/>
            <w:webHidden/>
            <w:sz w:val="24"/>
            <w:szCs w:val="24"/>
          </w:rPr>
          <w:tab/>
        </w:r>
        <w:r w:rsidR="005E380E" w:rsidRPr="008C1827">
          <w:rPr>
            <w:rFonts w:ascii="Times New Roman" w:hAnsi="Times New Roman"/>
            <w:noProof/>
            <w:webHidden/>
            <w:sz w:val="24"/>
            <w:szCs w:val="24"/>
          </w:rPr>
          <w:fldChar w:fldCharType="begin"/>
        </w:r>
        <w:r w:rsidR="005E380E" w:rsidRPr="008C1827">
          <w:rPr>
            <w:rFonts w:ascii="Times New Roman" w:hAnsi="Times New Roman"/>
            <w:noProof/>
            <w:webHidden/>
            <w:sz w:val="24"/>
            <w:szCs w:val="24"/>
          </w:rPr>
          <w:instrText xml:space="preserve"> PAGEREF _Toc162296180 \h </w:instrText>
        </w:r>
        <w:r w:rsidR="005E380E" w:rsidRPr="008C1827">
          <w:rPr>
            <w:rFonts w:ascii="Times New Roman" w:hAnsi="Times New Roman"/>
            <w:noProof/>
            <w:webHidden/>
            <w:sz w:val="24"/>
            <w:szCs w:val="24"/>
          </w:rPr>
        </w:r>
        <w:r w:rsidR="005E380E" w:rsidRPr="008C1827">
          <w:rPr>
            <w:rFonts w:ascii="Times New Roman" w:hAnsi="Times New Roman"/>
            <w:noProof/>
            <w:webHidden/>
            <w:sz w:val="24"/>
            <w:szCs w:val="24"/>
          </w:rPr>
          <w:fldChar w:fldCharType="separate"/>
        </w:r>
        <w:r w:rsidR="00424FB5">
          <w:rPr>
            <w:rFonts w:ascii="Times New Roman" w:hAnsi="Times New Roman"/>
            <w:noProof/>
            <w:webHidden/>
            <w:sz w:val="24"/>
            <w:szCs w:val="24"/>
          </w:rPr>
          <w:t>16</w:t>
        </w:r>
        <w:r w:rsidR="005E380E" w:rsidRPr="008C1827">
          <w:rPr>
            <w:rFonts w:ascii="Times New Roman" w:hAnsi="Times New Roman"/>
            <w:noProof/>
            <w:webHidden/>
            <w:sz w:val="24"/>
            <w:szCs w:val="24"/>
          </w:rPr>
          <w:fldChar w:fldCharType="end"/>
        </w:r>
      </w:hyperlink>
    </w:p>
    <w:p w14:paraId="07B32C3F" w14:textId="36DCE403" w:rsidR="005E380E" w:rsidRPr="008C1827" w:rsidRDefault="00000000" w:rsidP="008C1827">
      <w:pPr>
        <w:pStyle w:val="TOC1"/>
        <w:tabs>
          <w:tab w:val="right" w:leader="dot" w:pos="7927"/>
        </w:tabs>
        <w:spacing w:line="360" w:lineRule="auto"/>
        <w:rPr>
          <w:rFonts w:eastAsiaTheme="minorEastAsia" w:cs="Times New Roman"/>
          <w:noProof/>
          <w:kern w:val="2"/>
          <w:szCs w:val="24"/>
          <w:lang w:val="en-US"/>
          <w14:ligatures w14:val="standardContextual"/>
        </w:rPr>
      </w:pPr>
      <w:hyperlink w:anchor="_Toc162296181" w:history="1">
        <w:r w:rsidR="005E380E" w:rsidRPr="008C1827">
          <w:rPr>
            <w:rStyle w:val="Hyperlink"/>
            <w:rFonts w:eastAsia="Times New Roman" w:cs="Times New Roman"/>
            <w:noProof/>
            <w:szCs w:val="24"/>
          </w:rPr>
          <w:t>REFERENCES</w:t>
        </w:r>
        <w:r w:rsidR="005E380E" w:rsidRPr="008C1827">
          <w:rPr>
            <w:rFonts w:cs="Times New Roman"/>
            <w:noProof/>
            <w:webHidden/>
            <w:szCs w:val="24"/>
          </w:rPr>
          <w:tab/>
        </w:r>
        <w:r w:rsidR="005E380E" w:rsidRPr="008C1827">
          <w:rPr>
            <w:rFonts w:cs="Times New Roman"/>
            <w:noProof/>
            <w:webHidden/>
            <w:szCs w:val="24"/>
          </w:rPr>
          <w:fldChar w:fldCharType="begin"/>
        </w:r>
        <w:r w:rsidR="005E380E" w:rsidRPr="008C1827">
          <w:rPr>
            <w:rFonts w:cs="Times New Roman"/>
            <w:noProof/>
            <w:webHidden/>
            <w:szCs w:val="24"/>
          </w:rPr>
          <w:instrText xml:space="preserve"> PAGEREF _Toc162296181 \h </w:instrText>
        </w:r>
        <w:r w:rsidR="005E380E" w:rsidRPr="008C1827">
          <w:rPr>
            <w:rFonts w:cs="Times New Roman"/>
            <w:noProof/>
            <w:webHidden/>
            <w:szCs w:val="24"/>
          </w:rPr>
        </w:r>
        <w:r w:rsidR="005E380E" w:rsidRPr="008C1827">
          <w:rPr>
            <w:rFonts w:cs="Times New Roman"/>
            <w:noProof/>
            <w:webHidden/>
            <w:szCs w:val="24"/>
          </w:rPr>
          <w:fldChar w:fldCharType="separate"/>
        </w:r>
        <w:r w:rsidR="00424FB5">
          <w:rPr>
            <w:rFonts w:cs="Times New Roman"/>
            <w:noProof/>
            <w:webHidden/>
            <w:szCs w:val="24"/>
          </w:rPr>
          <w:t>48</w:t>
        </w:r>
        <w:r w:rsidR="005E380E" w:rsidRPr="008C1827">
          <w:rPr>
            <w:rFonts w:cs="Times New Roman"/>
            <w:noProof/>
            <w:webHidden/>
            <w:szCs w:val="24"/>
          </w:rPr>
          <w:fldChar w:fldCharType="end"/>
        </w:r>
      </w:hyperlink>
    </w:p>
    <w:p w14:paraId="17BBFA59" w14:textId="375D2259" w:rsidR="00212A98" w:rsidRPr="008C1827" w:rsidRDefault="004E0C24" w:rsidP="008C1827">
      <w:pPr>
        <w:spacing w:line="360" w:lineRule="auto"/>
        <w:rPr>
          <w:rFonts w:ascii="Times New Roman" w:eastAsia="Times New Roman" w:hAnsi="Times New Roman" w:cs="Times New Roman"/>
          <w:b/>
          <w:sz w:val="24"/>
          <w:szCs w:val="24"/>
        </w:rPr>
      </w:pPr>
      <w:r w:rsidRPr="008C1827">
        <w:rPr>
          <w:rFonts w:ascii="Times New Roman" w:hAnsi="Times New Roman" w:cs="Times New Roman"/>
          <w:b/>
          <w:bCs/>
          <w:sz w:val="24"/>
          <w:szCs w:val="24"/>
        </w:rPr>
        <w:fldChar w:fldCharType="end"/>
      </w:r>
    </w:p>
    <w:p w14:paraId="62568741" w14:textId="4C19E03A" w:rsidR="00A54FF9" w:rsidRPr="008C1827" w:rsidRDefault="0D3091A7" w:rsidP="008C1827">
      <w:pPr>
        <w:pStyle w:val="Heading1"/>
        <w:rPr>
          <w:rFonts w:eastAsia="Times New Roman"/>
          <w:sz w:val="22"/>
          <w:szCs w:val="22"/>
        </w:rPr>
      </w:pPr>
      <w:bookmarkStart w:id="1" w:name="_Toc162296144"/>
      <w:r w:rsidRPr="008C1827">
        <w:rPr>
          <w:rFonts w:eastAsia="Times New Roman"/>
          <w:sz w:val="22"/>
          <w:szCs w:val="22"/>
        </w:rPr>
        <w:t>BAB 1</w:t>
      </w:r>
      <w:bookmarkEnd w:id="1"/>
    </w:p>
    <w:p w14:paraId="1F4D10F4" w14:textId="4248F52B" w:rsidR="799CDDE0" w:rsidRPr="008C1827" w:rsidRDefault="0AE0C412" w:rsidP="008C1827">
      <w:pPr>
        <w:pStyle w:val="Heading1"/>
        <w:rPr>
          <w:rFonts w:eastAsia="Times New Roman"/>
          <w:sz w:val="22"/>
          <w:szCs w:val="22"/>
        </w:rPr>
      </w:pPr>
      <w:bookmarkStart w:id="2" w:name="_Toc162296145"/>
      <w:r w:rsidRPr="008C1827">
        <w:rPr>
          <w:rFonts w:eastAsia="Times New Roman"/>
          <w:sz w:val="22"/>
          <w:szCs w:val="22"/>
        </w:rPr>
        <w:t>BUSINESS TYPE AND MODELS</w:t>
      </w:r>
      <w:bookmarkEnd w:id="2"/>
    </w:p>
    <w:p w14:paraId="1ECF3612" w14:textId="56C6B340" w:rsidR="48ED9198" w:rsidRPr="008C1827" w:rsidRDefault="003D2CBF" w:rsidP="008C1827">
      <w:pPr>
        <w:pStyle w:val="Heading2"/>
        <w:numPr>
          <w:ilvl w:val="1"/>
          <w:numId w:val="22"/>
        </w:numPr>
        <w:ind w:left="720" w:hanging="720"/>
        <w:rPr>
          <w:rFonts w:eastAsia="Times New Roman"/>
        </w:rPr>
      </w:pPr>
      <w:r w:rsidRPr="008C1827">
        <w:rPr>
          <w:rFonts w:eastAsia="Times New Roman"/>
        </w:rPr>
        <w:t xml:space="preserve"> </w:t>
      </w:r>
      <w:bookmarkStart w:id="3" w:name="_Toc162296146"/>
      <w:r w:rsidR="48ED9198" w:rsidRPr="008C1827">
        <w:rPr>
          <w:rFonts w:eastAsia="Times New Roman"/>
        </w:rPr>
        <w:t>Overview</w:t>
      </w:r>
      <w:bookmarkEnd w:id="3"/>
    </w:p>
    <w:p w14:paraId="2A61334E" w14:textId="48EBDC24" w:rsidR="3F0A6F37" w:rsidRPr="008C1827" w:rsidRDefault="48ED9198" w:rsidP="008C1827">
      <w:pPr>
        <w:spacing w:line="360" w:lineRule="auto"/>
        <w:ind w:firstLine="720"/>
        <w:jc w:val="both"/>
        <w:rPr>
          <w:rFonts w:ascii="Times New Roman" w:eastAsia="Times New Roman" w:hAnsi="Times New Roman" w:cs="Times New Roman"/>
          <w:b/>
          <w:bCs/>
        </w:rPr>
      </w:pPr>
      <w:r w:rsidRPr="008C1827">
        <w:rPr>
          <w:rFonts w:ascii="Times New Roman" w:eastAsia="Times New Roman" w:hAnsi="Times New Roman" w:cs="Times New Roman"/>
        </w:rPr>
        <w:t xml:space="preserve">Perkembangan teknologi yang semakin canggih saat ini telah memberikan manfaat signifikan dalam kehidupan sehari-hari masyarakat, termasuk dalam hal layanan pengiriman barang. Layanan ini menjadi salah satu contoh kemajuan teknologi yang berdampak positif terutama dalam memperkuat pertumbuhan ekonomi perdagangan. Kemajuan teknologi telah memungkinkan adanya transformasi besar dalam bagaimana barang dikirim, diterima, dan dikelola. </w:t>
      </w:r>
    </w:p>
    <w:p w14:paraId="43F28A2E" w14:textId="6AC1B642" w:rsidR="48ED9198" w:rsidRPr="008C1827" w:rsidRDefault="48ED9198" w:rsidP="008C1827">
      <w:pPr>
        <w:spacing w:line="360" w:lineRule="auto"/>
        <w:ind w:firstLine="720"/>
        <w:jc w:val="both"/>
        <w:rPr>
          <w:rFonts w:ascii="Times New Roman" w:eastAsia="Times New Roman" w:hAnsi="Times New Roman" w:cs="Times New Roman"/>
          <w:b/>
          <w:bCs/>
        </w:rPr>
      </w:pPr>
      <w:r w:rsidRPr="008C1827">
        <w:rPr>
          <w:rFonts w:ascii="Times New Roman" w:eastAsia="Times New Roman" w:hAnsi="Times New Roman" w:cs="Times New Roman"/>
        </w:rPr>
        <w:t>Layanan pengiriman barang atau jasa ekspedisi saat ini semakin diminati oleh masyarakat Indonesia, terutama di era modern ini. Kemajuan teknologi dalam era globalisasi mendorong masyarakat mencari kenyamanan dalam berbagai aspek kehidupan, terutama dalam hal pengiriman barang, terutama ketika terkait dengan pengiriman ke daerah-daerah yang sulit dijangkau. Jasa ekspedisi memberikan solusi yang mempermudah masyarakat dalam mengirimkan barang ke berbagai wilayah. Jasa ekspedisi hadir sebagai solusi yang memudahkan masyarakat untuk mengirimkan barang ke berbagai wilayah, mengatasi hambatan jarak dan keterjangkauan.</w:t>
      </w:r>
    </w:p>
    <w:p w14:paraId="6A33A351" w14:textId="7C22B001" w:rsidR="48ED9198" w:rsidRPr="008C1827" w:rsidRDefault="48ED9198" w:rsidP="008C1827">
      <w:pPr>
        <w:spacing w:line="360" w:lineRule="auto"/>
        <w:ind w:firstLine="720"/>
        <w:jc w:val="both"/>
        <w:rPr>
          <w:rFonts w:ascii="Times New Roman" w:eastAsia="Times New Roman" w:hAnsi="Times New Roman" w:cs="Times New Roman"/>
          <w:b/>
          <w:bCs/>
        </w:rPr>
      </w:pPr>
      <w:r w:rsidRPr="008C1827">
        <w:rPr>
          <w:rFonts w:ascii="Times New Roman" w:eastAsia="Times New Roman" w:hAnsi="Times New Roman" w:cs="Times New Roman"/>
        </w:rPr>
        <w:t xml:space="preserve">Tidak hanya itu, faktor lain yang mendukung popularitas jasa pengiriman barang adalah perubahan dalam perilaku konsumen. Dalam era di mana kesibukan seringkali menghambat waktu luang, banyak individu lebih memilih untuk berbelanja secara online. Jasa pengiriman memungkinkan mereka untuk mengirimkan barang dengan mudah tanpa </w:t>
      </w:r>
      <w:r w:rsidRPr="008C1827">
        <w:rPr>
          <w:rFonts w:ascii="Times New Roman" w:eastAsia="Times New Roman" w:hAnsi="Times New Roman" w:cs="Times New Roman"/>
        </w:rPr>
        <w:lastRenderedPageBreak/>
        <w:t xml:space="preserve">harus repot pergi ke toko fisik. Selain itu, pertumbuhan ekonomi yang semakin pesat juga berperan dalam peningkatan penggunaan jasa pengiriman. Masyarakat memiliki lebih banyak daya beli, dan ini mendukung pertumbuhan bisnis perdagangan, termasuk E-Commerce. Pengusaha kecil dan besar juga melihat peluang dalam pasar ini dan semakin mengandalkan jasa pengiriman untuk mencapai pelanggan mereka, terutama di berbagai wilayah Indonesia yang luas. </w:t>
      </w:r>
    </w:p>
    <w:p w14:paraId="2A7904C6" w14:textId="0AB1AFEF" w:rsidR="00C75EA3" w:rsidRPr="008C1827" w:rsidRDefault="48ED9198" w:rsidP="008C1827">
      <w:pPr>
        <w:spacing w:line="360" w:lineRule="auto"/>
        <w:ind w:firstLine="720"/>
        <w:jc w:val="both"/>
        <w:rPr>
          <w:rFonts w:ascii="Times New Roman" w:eastAsia="Times New Roman" w:hAnsi="Times New Roman" w:cs="Times New Roman"/>
        </w:rPr>
      </w:pPr>
      <w:r w:rsidRPr="008C1827">
        <w:rPr>
          <w:rFonts w:ascii="Times New Roman" w:eastAsia="Times New Roman" w:hAnsi="Times New Roman" w:cs="Times New Roman"/>
        </w:rPr>
        <w:t>Jasa ekspedisi telah menjadi elemen kunci dalam ekosistem perdagangan dan logistik yang terus berkembang. Ini tidak hanya memberikan kenyamanan bagi konsumen tetapi juga mendukung pertumbuhan ekonomi dan memberikan peluang bisnis yang signifikan di seluruh negeri.</w:t>
      </w:r>
      <w:r w:rsidR="00826078" w:rsidRPr="008C1827">
        <w:rPr>
          <w:rFonts w:ascii="Times New Roman" w:eastAsia="Times New Roman" w:hAnsi="Times New Roman" w:cs="Times New Roman"/>
        </w:rPr>
        <w:t xml:space="preserve"> </w:t>
      </w:r>
      <w:r w:rsidR="1F0D7183" w:rsidRPr="008C1827">
        <w:rPr>
          <w:rFonts w:ascii="Times New Roman" w:eastAsia="Times New Roman" w:hAnsi="Times New Roman" w:cs="Times New Roman"/>
        </w:rPr>
        <w:t xml:space="preserve"> </w:t>
      </w:r>
      <w:r w:rsidR="39AE3F26" w:rsidRPr="008C1827">
        <w:rPr>
          <w:rFonts w:ascii="Times New Roman" w:eastAsia="Times New Roman" w:hAnsi="Times New Roman" w:cs="Times New Roman"/>
        </w:rPr>
        <w:t xml:space="preserve">Jasa ekspedisi telah menjadi elemen kunci dalam ekosistem perdagangan dan logistik yang terus berkembang. Ini tidak hanya memberikan kenyamanan bagi konsumen tetapi juga mendukung pertumbuhan ekonomi dan memberikan peluang bisnis yang signifikan di seluruh negeri. </w:t>
      </w:r>
    </w:p>
    <w:p w14:paraId="72229C79" w14:textId="72212C00" w:rsidR="00C75EA3" w:rsidRPr="008C1827" w:rsidRDefault="00C75EA3" w:rsidP="008C1827">
      <w:pPr>
        <w:pStyle w:val="Heading2"/>
        <w:numPr>
          <w:ilvl w:val="1"/>
          <w:numId w:val="22"/>
        </w:numPr>
        <w:ind w:left="720" w:hanging="720"/>
        <w:rPr>
          <w:rFonts w:eastAsia="Times New Roman"/>
        </w:rPr>
      </w:pPr>
      <w:bookmarkStart w:id="4" w:name="_Toc162296147"/>
      <w:r w:rsidRPr="008C1827">
        <w:rPr>
          <w:rFonts w:eastAsia="Times New Roman"/>
        </w:rPr>
        <w:t>Eight Key Elements of a Business Model</w:t>
      </w:r>
      <w:bookmarkEnd w:id="4"/>
    </w:p>
    <w:p w14:paraId="0A6A49FE" w14:textId="0B167FDB" w:rsidR="009367AA" w:rsidRPr="008C1827" w:rsidRDefault="00A553F9" w:rsidP="008C1827">
      <w:pPr>
        <w:pStyle w:val="Heading3"/>
        <w:numPr>
          <w:ilvl w:val="2"/>
          <w:numId w:val="8"/>
        </w:numPr>
        <w:ind w:left="1440"/>
        <w:rPr>
          <w:sz w:val="22"/>
          <w:szCs w:val="22"/>
        </w:rPr>
      </w:pPr>
      <w:bookmarkStart w:id="5" w:name="_Toc162296151"/>
      <w:r w:rsidRPr="008C1827">
        <w:rPr>
          <w:sz w:val="22"/>
          <w:szCs w:val="22"/>
        </w:rPr>
        <w:t>Value Proposition</w:t>
      </w:r>
      <w:bookmarkEnd w:id="5"/>
    </w:p>
    <w:p w14:paraId="30BBBFBC" w14:textId="62428B26" w:rsidR="00A102BB" w:rsidRPr="008C1827" w:rsidRDefault="000A72D1" w:rsidP="008C1827">
      <w:pPr>
        <w:spacing w:line="360" w:lineRule="auto"/>
        <w:ind w:left="1440" w:firstLine="360"/>
        <w:jc w:val="both"/>
        <w:rPr>
          <w:rFonts w:ascii="Times New Roman" w:eastAsia="Times New Roman" w:hAnsi="Times New Roman" w:cs="Times New Roman"/>
        </w:rPr>
      </w:pPr>
      <w:r w:rsidRPr="008C1827">
        <w:rPr>
          <w:rFonts w:ascii="Times New Roman" w:eastAsia="Times New Roman" w:hAnsi="Times New Roman" w:cs="Times New Roman"/>
        </w:rPr>
        <w:t xml:space="preserve">Aplikasi </w:t>
      </w:r>
      <w:r w:rsidR="001F3688" w:rsidRPr="008C1827">
        <w:rPr>
          <w:rFonts w:ascii="Times New Roman" w:eastAsia="Times New Roman" w:hAnsi="Times New Roman" w:cs="Times New Roman"/>
        </w:rPr>
        <w:t>X-Pedisi memberikan layan</w:t>
      </w:r>
      <w:r w:rsidR="000974DE" w:rsidRPr="008C1827">
        <w:rPr>
          <w:rFonts w:ascii="Times New Roman" w:eastAsia="Times New Roman" w:hAnsi="Times New Roman" w:cs="Times New Roman"/>
        </w:rPr>
        <w:t xml:space="preserve">an jasa pengiriman barang yang mudah dan nyaman bagi pelanggan. Aplikasi X-Pedisi menyediakan </w:t>
      </w:r>
      <w:r w:rsidR="00267BF3" w:rsidRPr="008C1827">
        <w:rPr>
          <w:rFonts w:ascii="Times New Roman" w:eastAsia="Times New Roman" w:hAnsi="Times New Roman" w:cs="Times New Roman"/>
        </w:rPr>
        <w:t>fitur pelacakan barang sehingga p</w:t>
      </w:r>
      <w:r w:rsidR="004F53EB" w:rsidRPr="008C1827">
        <w:rPr>
          <w:rFonts w:ascii="Times New Roman" w:eastAsia="Times New Roman" w:hAnsi="Times New Roman" w:cs="Times New Roman"/>
        </w:rPr>
        <w:t>elanggan dapat melacak secara berkala barang yang dikirim dari mitra X-Pedisi hingga tiba di tangan pelanggan. Selain itu, aplikasi X-Pedisi memberikan jasa pengiriman dengan jangkauan luas di seluruh Indonesia</w:t>
      </w:r>
      <w:r w:rsidR="00286E8B" w:rsidRPr="008C1827">
        <w:rPr>
          <w:rFonts w:ascii="Times New Roman" w:eastAsia="Times New Roman" w:hAnsi="Times New Roman" w:cs="Times New Roman"/>
        </w:rPr>
        <w:t xml:space="preserve">. Harga yang </w:t>
      </w:r>
      <w:r w:rsidR="009B248B" w:rsidRPr="008C1827">
        <w:rPr>
          <w:rFonts w:ascii="Times New Roman" w:eastAsia="Times New Roman" w:hAnsi="Times New Roman" w:cs="Times New Roman"/>
        </w:rPr>
        <w:t xml:space="preserve">X-Pedisi tawarkan adalah harga yang kompetitif dengan kecepatan pengiriman maksimal. X-Pedisi juga menawarkan asuransi </w:t>
      </w:r>
      <w:r w:rsidR="00D94EC8" w:rsidRPr="008C1827">
        <w:rPr>
          <w:rFonts w:ascii="Times New Roman" w:eastAsia="Times New Roman" w:hAnsi="Times New Roman" w:cs="Times New Roman"/>
        </w:rPr>
        <w:t xml:space="preserve">untuk perlindungan barang dari kerusakan serta kehilangan. Aplikasi X-Pedisi dirancang dengan user interface yang </w:t>
      </w:r>
      <w:r w:rsidR="00CE4D95" w:rsidRPr="008C1827">
        <w:rPr>
          <w:rFonts w:ascii="Times New Roman" w:eastAsia="Times New Roman" w:hAnsi="Times New Roman" w:cs="Times New Roman"/>
        </w:rPr>
        <w:t>responsif dan</w:t>
      </w:r>
      <w:r w:rsidR="00D94EC8" w:rsidRPr="008C1827">
        <w:rPr>
          <w:rFonts w:ascii="Times New Roman" w:eastAsia="Times New Roman" w:hAnsi="Times New Roman" w:cs="Times New Roman"/>
        </w:rPr>
        <w:t xml:space="preserve"> </w:t>
      </w:r>
      <w:r w:rsidR="00F63221" w:rsidRPr="008C1827">
        <w:rPr>
          <w:rFonts w:ascii="Times New Roman" w:eastAsia="Times New Roman" w:hAnsi="Times New Roman" w:cs="Times New Roman"/>
        </w:rPr>
        <w:t xml:space="preserve">mudah diakses oleh pelanggan serta dilengkapi dengan </w:t>
      </w:r>
      <w:r w:rsidR="00566C56" w:rsidRPr="008C1827">
        <w:rPr>
          <w:rFonts w:ascii="Times New Roman" w:eastAsia="Times New Roman" w:hAnsi="Times New Roman" w:cs="Times New Roman"/>
        </w:rPr>
        <w:t xml:space="preserve">fitur </w:t>
      </w:r>
      <w:r w:rsidR="00607211" w:rsidRPr="008C1827">
        <w:rPr>
          <w:rFonts w:ascii="Times New Roman" w:eastAsia="Times New Roman" w:hAnsi="Times New Roman" w:cs="Times New Roman"/>
        </w:rPr>
        <w:t>liv</w:t>
      </w:r>
      <w:r w:rsidR="00F16A02" w:rsidRPr="008C1827">
        <w:rPr>
          <w:rFonts w:ascii="Times New Roman" w:eastAsia="Times New Roman" w:hAnsi="Times New Roman" w:cs="Times New Roman"/>
        </w:rPr>
        <w:t>e</w:t>
      </w:r>
      <w:r w:rsidR="00607211" w:rsidRPr="008C1827">
        <w:rPr>
          <w:rFonts w:ascii="Times New Roman" w:eastAsia="Times New Roman" w:hAnsi="Times New Roman" w:cs="Times New Roman"/>
        </w:rPr>
        <w:t xml:space="preserve"> chat </w:t>
      </w:r>
      <w:r w:rsidR="00F16A02" w:rsidRPr="008C1827">
        <w:rPr>
          <w:rFonts w:ascii="Times New Roman" w:eastAsia="Times New Roman" w:hAnsi="Times New Roman" w:cs="Times New Roman"/>
        </w:rPr>
        <w:t xml:space="preserve">dengan admin X-Pedisi </w:t>
      </w:r>
      <w:r w:rsidR="00607211" w:rsidRPr="008C1827">
        <w:rPr>
          <w:rFonts w:ascii="Times New Roman" w:eastAsia="Times New Roman" w:hAnsi="Times New Roman" w:cs="Times New Roman"/>
        </w:rPr>
        <w:t xml:space="preserve">untuk membangun </w:t>
      </w:r>
      <w:r w:rsidR="00F16A02" w:rsidRPr="008C1827">
        <w:rPr>
          <w:rFonts w:ascii="Times New Roman" w:eastAsia="Times New Roman" w:hAnsi="Times New Roman" w:cs="Times New Roman"/>
        </w:rPr>
        <w:t>layanan pelanggan yang baik dan membantu.</w:t>
      </w:r>
    </w:p>
    <w:p w14:paraId="5D1F24D3" w14:textId="7C22B001" w:rsidR="00A553F9" w:rsidRPr="008C1827" w:rsidRDefault="00A553F9" w:rsidP="008C1827">
      <w:pPr>
        <w:pStyle w:val="Heading3"/>
        <w:numPr>
          <w:ilvl w:val="2"/>
          <w:numId w:val="8"/>
        </w:numPr>
        <w:ind w:left="1440"/>
        <w:rPr>
          <w:sz w:val="22"/>
          <w:szCs w:val="22"/>
        </w:rPr>
      </w:pPr>
      <w:bookmarkStart w:id="6" w:name="_Toc162296152"/>
      <w:r w:rsidRPr="008C1827">
        <w:rPr>
          <w:sz w:val="22"/>
          <w:szCs w:val="22"/>
        </w:rPr>
        <w:t>Revenue Model</w:t>
      </w:r>
      <w:bookmarkEnd w:id="6"/>
    </w:p>
    <w:p w14:paraId="7F45A3B8" w14:textId="228B4CA4" w:rsidR="00AC3975" w:rsidRPr="008C1827" w:rsidRDefault="002E6AA0" w:rsidP="008C1827">
      <w:pPr>
        <w:spacing w:line="360" w:lineRule="auto"/>
        <w:ind w:left="1440" w:firstLine="360"/>
        <w:jc w:val="both"/>
        <w:rPr>
          <w:ins w:id="7" w:author="{BA296EC7-8CE8-47F1-8985-9E257921E5B3}" w:date="2024-03-24T21:13:00Z"/>
          <w:rFonts w:ascii="Times New Roman" w:eastAsia="Times New Roman" w:hAnsi="Times New Roman" w:cs="Times New Roman"/>
        </w:rPr>
      </w:pPr>
      <w:r w:rsidRPr="008C1827">
        <w:rPr>
          <w:rFonts w:ascii="Times New Roman" w:eastAsia="Times New Roman" w:hAnsi="Times New Roman" w:cs="Times New Roman"/>
        </w:rPr>
        <w:t xml:space="preserve">Pendapatan X-Pedisi bersumber dari biaya pengiriman yang ditentukan berdasarkan jarak, berat, dan jenis barang yang dikirim. </w:t>
      </w:r>
      <w:r w:rsidR="006B4C78" w:rsidRPr="008C1827">
        <w:rPr>
          <w:rFonts w:ascii="Times New Roman" w:eastAsia="Times New Roman" w:hAnsi="Times New Roman" w:cs="Times New Roman"/>
        </w:rPr>
        <w:t xml:space="preserve">Selain itu, X-Pedisi juga mengenakan biaya tambahan untuk layanan pengemasan, asuransi, serta layanan Cash on Delivery. </w:t>
      </w:r>
      <w:r w:rsidR="00400E49" w:rsidRPr="008C1827">
        <w:rPr>
          <w:rFonts w:ascii="Times New Roman" w:eastAsia="Times New Roman" w:hAnsi="Times New Roman" w:cs="Times New Roman"/>
        </w:rPr>
        <w:t xml:space="preserve">X-Pedisi, nantinya akan bekerja sama dengan mitra kurir yang kemudian akan mendapatkan </w:t>
      </w:r>
      <w:r w:rsidR="00400E49" w:rsidRPr="008C1827">
        <w:rPr>
          <w:rFonts w:ascii="Times New Roman" w:eastAsia="Times New Roman" w:hAnsi="Times New Roman" w:cs="Times New Roman"/>
        </w:rPr>
        <w:lastRenderedPageBreak/>
        <w:t xml:space="preserve">komisi untuk setiap pengiriman serta membangun </w:t>
      </w:r>
      <w:r w:rsidR="00595918" w:rsidRPr="008C1827">
        <w:rPr>
          <w:rFonts w:ascii="Times New Roman" w:eastAsia="Times New Roman" w:hAnsi="Times New Roman" w:cs="Times New Roman"/>
        </w:rPr>
        <w:t>iklan pada berbagai platform untuk meningkatkan minat pelanggan.</w:t>
      </w:r>
    </w:p>
    <w:p w14:paraId="5D4D44C4" w14:textId="59764E55" w:rsidR="00E957C8" w:rsidRPr="008C1827" w:rsidRDefault="00A52BC8" w:rsidP="008C1827">
      <w:pPr>
        <w:pStyle w:val="Heading3"/>
        <w:numPr>
          <w:ilvl w:val="2"/>
          <w:numId w:val="8"/>
        </w:numPr>
        <w:ind w:left="1440"/>
        <w:rPr>
          <w:sz w:val="22"/>
          <w:szCs w:val="22"/>
        </w:rPr>
      </w:pPr>
      <w:bookmarkStart w:id="8" w:name="_Toc162296153"/>
      <w:r w:rsidRPr="008C1827">
        <w:rPr>
          <w:sz w:val="22"/>
          <w:szCs w:val="22"/>
        </w:rPr>
        <w:t>Market Opportunity</w:t>
      </w:r>
      <w:bookmarkEnd w:id="8"/>
    </w:p>
    <w:p w14:paraId="2ACDA19F" w14:textId="3833706A" w:rsidR="00595918" w:rsidRPr="008C1827" w:rsidRDefault="00216144" w:rsidP="008C1827">
      <w:pPr>
        <w:spacing w:line="360" w:lineRule="auto"/>
        <w:ind w:left="1440" w:firstLine="360"/>
        <w:jc w:val="both"/>
        <w:rPr>
          <w:rFonts w:ascii="Times New Roman" w:eastAsia="Times New Roman" w:hAnsi="Times New Roman" w:cs="Times New Roman"/>
        </w:rPr>
      </w:pPr>
      <w:r w:rsidRPr="008C1827">
        <w:rPr>
          <w:rFonts w:ascii="Times New Roman" w:eastAsia="Times New Roman" w:hAnsi="Times New Roman" w:cs="Times New Roman"/>
        </w:rPr>
        <w:t xml:space="preserve">Peluang </w:t>
      </w:r>
      <w:r w:rsidR="00C2685B" w:rsidRPr="008C1827">
        <w:rPr>
          <w:rFonts w:ascii="Times New Roman" w:eastAsia="Times New Roman" w:hAnsi="Times New Roman" w:cs="Times New Roman"/>
        </w:rPr>
        <w:t xml:space="preserve">pasar bagi pengembangan aplikasi ini dilihat dari permintaan pengiriman barang di Indonesia yang tinggi dengan persaingan yang moderat membuat </w:t>
      </w:r>
      <w:r w:rsidR="00C84B5B" w:rsidRPr="008C1827">
        <w:rPr>
          <w:rFonts w:ascii="Times New Roman" w:eastAsia="Times New Roman" w:hAnsi="Times New Roman" w:cs="Times New Roman"/>
        </w:rPr>
        <w:t xml:space="preserve">aplikasi X-Pedisi </w:t>
      </w:r>
      <w:r w:rsidR="00F010B7" w:rsidRPr="008C1827">
        <w:rPr>
          <w:rFonts w:ascii="Times New Roman" w:eastAsia="Times New Roman" w:hAnsi="Times New Roman" w:cs="Times New Roman"/>
        </w:rPr>
        <w:t xml:space="preserve">bisa mendapatkan posisi tinggi dalam dunia </w:t>
      </w:r>
      <w:r w:rsidR="0022754D" w:rsidRPr="008C1827">
        <w:rPr>
          <w:rFonts w:ascii="Times New Roman" w:eastAsia="Times New Roman" w:hAnsi="Times New Roman" w:cs="Times New Roman"/>
        </w:rPr>
        <w:t xml:space="preserve">ekspedisi barang. </w:t>
      </w:r>
      <w:r w:rsidR="00EA189D" w:rsidRPr="008C1827">
        <w:rPr>
          <w:rFonts w:ascii="Times New Roman" w:eastAsia="Times New Roman" w:hAnsi="Times New Roman" w:cs="Times New Roman"/>
        </w:rPr>
        <w:t xml:space="preserve">Selain itu, pertumbuhan e-commerce yang tinggi di Indonesia dengan pemanfaatan teknologi untuk pengirimannya membat aplikasi X-Pedisi menjadi salah satu pilihan bagi pelanggan untuk jasa ekspedisi. </w:t>
      </w:r>
    </w:p>
    <w:p w14:paraId="6441DE8F" w14:textId="7C22B001" w:rsidR="00E957C8" w:rsidRPr="008C1827" w:rsidRDefault="00E957C8" w:rsidP="008C1827">
      <w:pPr>
        <w:pStyle w:val="Heading3"/>
        <w:numPr>
          <w:ilvl w:val="2"/>
          <w:numId w:val="8"/>
        </w:numPr>
        <w:ind w:left="1440"/>
        <w:rPr>
          <w:b w:val="0"/>
          <w:bCs w:val="0"/>
          <w:sz w:val="22"/>
          <w:szCs w:val="22"/>
        </w:rPr>
      </w:pPr>
      <w:bookmarkStart w:id="9" w:name="_Toc162296154"/>
      <w:r w:rsidRPr="008C1827">
        <w:rPr>
          <w:sz w:val="22"/>
          <w:szCs w:val="22"/>
        </w:rPr>
        <w:t>Competitive Environment</w:t>
      </w:r>
      <w:bookmarkEnd w:id="9"/>
    </w:p>
    <w:p w14:paraId="1DDDFD42" w14:textId="72DFEA29" w:rsidR="00AC3975" w:rsidRPr="008C1827" w:rsidRDefault="003545F0" w:rsidP="008C1827">
      <w:pPr>
        <w:spacing w:line="360" w:lineRule="auto"/>
        <w:ind w:left="144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X-Pedisi sebagai </w:t>
      </w:r>
      <w:r w:rsidR="00AE2D40" w:rsidRPr="008C1827">
        <w:rPr>
          <w:rFonts w:ascii="Times New Roman" w:eastAsia="Times New Roman" w:hAnsi="Times New Roman" w:cs="Times New Roman"/>
        </w:rPr>
        <w:t xml:space="preserve">bisnis layanan ekspedisi tentunya memiliki lingkungan </w:t>
      </w:r>
      <w:r w:rsidR="0048502C" w:rsidRPr="008C1827">
        <w:rPr>
          <w:rFonts w:ascii="Times New Roman" w:eastAsia="Times New Roman" w:hAnsi="Times New Roman" w:cs="Times New Roman"/>
        </w:rPr>
        <w:t xml:space="preserve">kompetitif dengan rival atau pesaing lainnya. </w:t>
      </w:r>
      <w:r w:rsidR="004E1BE9" w:rsidRPr="008C1827">
        <w:rPr>
          <w:rFonts w:ascii="Times New Roman" w:eastAsia="Times New Roman" w:hAnsi="Times New Roman" w:cs="Times New Roman"/>
        </w:rPr>
        <w:t xml:space="preserve">Hal ini dikarenakan tingginya angka demand masyarakat Indonesia </w:t>
      </w:r>
      <w:r w:rsidR="00ED7426" w:rsidRPr="008C1827">
        <w:rPr>
          <w:rFonts w:ascii="Times New Roman" w:eastAsia="Times New Roman" w:hAnsi="Times New Roman" w:cs="Times New Roman"/>
        </w:rPr>
        <w:t xml:space="preserve">dengan luasnya wilayah Indonesia </w:t>
      </w:r>
      <w:r w:rsidR="00991095" w:rsidRPr="008C1827">
        <w:rPr>
          <w:rFonts w:ascii="Times New Roman" w:eastAsia="Times New Roman" w:hAnsi="Times New Roman" w:cs="Times New Roman"/>
        </w:rPr>
        <w:t>dengan daerah-daerah yang tersebar, sehingga menimbulkan banyaknya pemain/</w:t>
      </w:r>
      <w:r w:rsidR="000B19C1" w:rsidRPr="008C1827">
        <w:rPr>
          <w:rFonts w:ascii="Times New Roman" w:eastAsia="Times New Roman" w:hAnsi="Times New Roman" w:cs="Times New Roman"/>
        </w:rPr>
        <w:t>perusahaan dalam lini bisnis ekspekdisi juga</w:t>
      </w:r>
      <w:r w:rsidR="005A7196" w:rsidRPr="008C1827">
        <w:rPr>
          <w:rFonts w:ascii="Times New Roman" w:eastAsia="Times New Roman" w:hAnsi="Times New Roman" w:cs="Times New Roman"/>
        </w:rPr>
        <w:t xml:space="preserve"> dalam memanfaatkan peluang tingginya demand tersebut</w:t>
      </w:r>
      <w:r w:rsidR="00704C06" w:rsidRPr="008C1827">
        <w:rPr>
          <w:rFonts w:ascii="Times New Roman" w:eastAsia="Times New Roman" w:hAnsi="Times New Roman" w:cs="Times New Roman"/>
        </w:rPr>
        <w:t>.</w:t>
      </w:r>
      <w:r w:rsidR="00F71F27" w:rsidRPr="008C1827">
        <w:rPr>
          <w:rFonts w:ascii="Times New Roman" w:eastAsia="Times New Roman" w:hAnsi="Times New Roman" w:cs="Times New Roman"/>
        </w:rPr>
        <w:t xml:space="preserve"> Contoh perusahaan yang menjadi pesaing dengan X-Pedisi adalah </w:t>
      </w:r>
      <w:r w:rsidR="003739C5" w:rsidRPr="008C1827">
        <w:rPr>
          <w:rFonts w:ascii="Times New Roman" w:eastAsia="Times New Roman" w:hAnsi="Times New Roman" w:cs="Times New Roman"/>
        </w:rPr>
        <w:t xml:space="preserve">layanan ekpekdisi JNT, JNE, Paxel, </w:t>
      </w:r>
      <w:r w:rsidR="00E35719" w:rsidRPr="008C1827">
        <w:rPr>
          <w:rFonts w:ascii="Times New Roman" w:eastAsia="Times New Roman" w:hAnsi="Times New Roman" w:cs="Times New Roman"/>
        </w:rPr>
        <w:t>AntarAja, Wahana, dan layanan ekspedisi lainnya yang banyak digunakan di Indonesia.</w:t>
      </w:r>
    </w:p>
    <w:p w14:paraId="451B5D9D" w14:textId="792C09BA" w:rsidR="00E957C8" w:rsidRPr="008C1827" w:rsidRDefault="00E957C8" w:rsidP="008C1827">
      <w:pPr>
        <w:pStyle w:val="Heading3"/>
        <w:numPr>
          <w:ilvl w:val="2"/>
          <w:numId w:val="8"/>
        </w:numPr>
        <w:ind w:left="1440"/>
        <w:rPr>
          <w:sz w:val="22"/>
          <w:szCs w:val="22"/>
        </w:rPr>
      </w:pPr>
      <w:bookmarkStart w:id="10" w:name="_Toc162296155"/>
      <w:r w:rsidRPr="008C1827">
        <w:rPr>
          <w:sz w:val="22"/>
          <w:szCs w:val="22"/>
        </w:rPr>
        <w:t>Competitive Advantage</w:t>
      </w:r>
      <w:bookmarkEnd w:id="10"/>
    </w:p>
    <w:p w14:paraId="4D23A3DC" w14:textId="1843BF78" w:rsidR="0048153E" w:rsidRPr="008C1827" w:rsidRDefault="00A57D97" w:rsidP="008C1827">
      <w:pPr>
        <w:spacing w:line="360" w:lineRule="auto"/>
        <w:ind w:left="144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Di tengah banyaknya persaingan </w:t>
      </w:r>
      <w:r w:rsidR="008C77EB" w:rsidRPr="008C1827">
        <w:rPr>
          <w:rFonts w:ascii="Times New Roman" w:eastAsia="Times New Roman" w:hAnsi="Times New Roman" w:cs="Times New Roman"/>
        </w:rPr>
        <w:t xml:space="preserve">oleh pesaing-pesaing di bidang lini bisnis </w:t>
      </w:r>
      <w:r w:rsidR="009778A8" w:rsidRPr="008C1827">
        <w:rPr>
          <w:rFonts w:ascii="Times New Roman" w:eastAsia="Times New Roman" w:hAnsi="Times New Roman" w:cs="Times New Roman"/>
        </w:rPr>
        <w:t xml:space="preserve">ekspedisi, X-Pedisi </w:t>
      </w:r>
      <w:r w:rsidR="00D31771" w:rsidRPr="008C1827">
        <w:rPr>
          <w:rFonts w:ascii="Times New Roman" w:eastAsia="Times New Roman" w:hAnsi="Times New Roman" w:cs="Times New Roman"/>
        </w:rPr>
        <w:t xml:space="preserve">memiliki perencanaan dalam menghadapi </w:t>
      </w:r>
      <w:r w:rsidR="0000364E" w:rsidRPr="008C1827">
        <w:rPr>
          <w:rFonts w:ascii="Times New Roman" w:eastAsia="Times New Roman" w:hAnsi="Times New Roman" w:cs="Times New Roman"/>
        </w:rPr>
        <w:t xml:space="preserve">ketatnya persaingan tersebut. </w:t>
      </w:r>
      <w:r w:rsidR="00901D8B" w:rsidRPr="008C1827">
        <w:rPr>
          <w:rFonts w:ascii="Times New Roman" w:eastAsia="Times New Roman" w:hAnsi="Times New Roman" w:cs="Times New Roman"/>
        </w:rPr>
        <w:t xml:space="preserve">X-Pedisi akan membawakan kelebihan </w:t>
      </w:r>
      <w:r w:rsidR="00533978" w:rsidRPr="008C1827">
        <w:rPr>
          <w:rFonts w:ascii="Times New Roman" w:eastAsia="Times New Roman" w:hAnsi="Times New Roman" w:cs="Times New Roman"/>
        </w:rPr>
        <w:t xml:space="preserve">dibandingkan </w:t>
      </w:r>
      <w:r w:rsidR="00984479" w:rsidRPr="008C1827">
        <w:rPr>
          <w:rFonts w:ascii="Times New Roman" w:eastAsia="Times New Roman" w:hAnsi="Times New Roman" w:cs="Times New Roman"/>
        </w:rPr>
        <w:t>perusahaan ekspedisi lainnya, yaitu:</w:t>
      </w:r>
    </w:p>
    <w:p w14:paraId="44FCF945" w14:textId="3B0332C6" w:rsidR="00FE3C9F" w:rsidRPr="008C1827" w:rsidRDefault="00126408" w:rsidP="008C1827">
      <w:pPr>
        <w:pStyle w:val="ListParagraph"/>
        <w:numPr>
          <w:ilvl w:val="0"/>
          <w:numId w:val="14"/>
        </w:numPr>
        <w:spacing w:line="360" w:lineRule="auto"/>
        <w:ind w:left="2250"/>
        <w:jc w:val="both"/>
        <w:rPr>
          <w:rFonts w:ascii="Times New Roman" w:eastAsia="Times New Roman" w:hAnsi="Times New Roman" w:cs="Times New Roman"/>
        </w:rPr>
      </w:pPr>
      <w:r w:rsidRPr="008C1827">
        <w:rPr>
          <w:rFonts w:ascii="Times New Roman" w:eastAsia="Times New Roman" w:hAnsi="Times New Roman" w:cs="Times New Roman"/>
        </w:rPr>
        <w:t>Biaya bersaing</w:t>
      </w:r>
    </w:p>
    <w:p w14:paraId="39AE5F5D" w14:textId="32896D46" w:rsidR="00400623" w:rsidRPr="008C1827" w:rsidRDefault="000A1C10" w:rsidP="008C1827">
      <w:pPr>
        <w:pStyle w:val="ListParagraph"/>
        <w:spacing w:line="360" w:lineRule="auto"/>
        <w:ind w:left="2250" w:firstLine="360"/>
        <w:jc w:val="both"/>
        <w:rPr>
          <w:rFonts w:ascii="Times New Roman" w:eastAsia="Times New Roman" w:hAnsi="Times New Roman" w:cs="Times New Roman"/>
        </w:rPr>
      </w:pPr>
      <w:r w:rsidRPr="008C1827">
        <w:rPr>
          <w:rFonts w:ascii="Times New Roman" w:eastAsia="Times New Roman" w:hAnsi="Times New Roman" w:cs="Times New Roman"/>
        </w:rPr>
        <w:t>X-Pedisi menyediakan layanan ekspedisi dengan harga yang bersaing dengan pesaing lainnya. Bukan berarti X-Pedisi merendahkan harga serendah-rendahnya untuk mencapai harga paling murah di pasaran, namun melihat kemampuan rata-rata dari seluruh masyarakat dengan perhitungan yang logis</w:t>
      </w:r>
      <w:r w:rsidR="00064FCA" w:rsidRPr="008C1827">
        <w:rPr>
          <w:rFonts w:ascii="Times New Roman" w:eastAsia="Times New Roman" w:hAnsi="Times New Roman" w:cs="Times New Roman"/>
        </w:rPr>
        <w:t>.</w:t>
      </w:r>
    </w:p>
    <w:p w14:paraId="46D39244" w14:textId="25FB0D4E" w:rsidR="00126408" w:rsidRPr="008C1827" w:rsidRDefault="00126408" w:rsidP="008C1827">
      <w:pPr>
        <w:pStyle w:val="ListParagraph"/>
        <w:numPr>
          <w:ilvl w:val="0"/>
          <w:numId w:val="14"/>
        </w:numPr>
        <w:tabs>
          <w:tab w:val="left" w:pos="2430"/>
        </w:tabs>
        <w:spacing w:line="360" w:lineRule="auto"/>
        <w:ind w:left="2250"/>
        <w:jc w:val="both"/>
        <w:rPr>
          <w:rFonts w:ascii="Times New Roman" w:eastAsia="Times New Roman" w:hAnsi="Times New Roman" w:cs="Times New Roman"/>
        </w:rPr>
      </w:pPr>
      <w:r w:rsidRPr="008C1827">
        <w:rPr>
          <w:rFonts w:ascii="Times New Roman" w:eastAsia="Times New Roman" w:hAnsi="Times New Roman" w:cs="Times New Roman"/>
        </w:rPr>
        <w:t xml:space="preserve">Ketersediaan </w:t>
      </w:r>
      <w:r w:rsidR="002904DC" w:rsidRPr="008C1827">
        <w:rPr>
          <w:rFonts w:ascii="Times New Roman" w:eastAsia="Times New Roman" w:hAnsi="Times New Roman" w:cs="Times New Roman"/>
        </w:rPr>
        <w:t>merata</w:t>
      </w:r>
    </w:p>
    <w:p w14:paraId="0B93494E" w14:textId="7E2D34BF" w:rsidR="00DA55A5" w:rsidRPr="008C1827" w:rsidRDefault="00834BE6" w:rsidP="008C1827">
      <w:pPr>
        <w:pStyle w:val="ListParagraph"/>
        <w:spacing w:line="360" w:lineRule="auto"/>
        <w:ind w:left="2250" w:firstLine="360"/>
        <w:jc w:val="both"/>
        <w:rPr>
          <w:rFonts w:ascii="Times New Roman" w:eastAsia="Times New Roman" w:hAnsi="Times New Roman" w:cs="Times New Roman"/>
        </w:rPr>
      </w:pPr>
      <w:r w:rsidRPr="008C1827">
        <w:rPr>
          <w:rFonts w:ascii="Times New Roman" w:eastAsia="Times New Roman" w:hAnsi="Times New Roman" w:cs="Times New Roman"/>
        </w:rPr>
        <w:lastRenderedPageBreak/>
        <w:t xml:space="preserve">Ketersediaan X-Pedisi </w:t>
      </w:r>
      <w:r w:rsidR="00D45F02" w:rsidRPr="008C1827">
        <w:rPr>
          <w:rFonts w:ascii="Times New Roman" w:eastAsia="Times New Roman" w:hAnsi="Times New Roman" w:cs="Times New Roman"/>
        </w:rPr>
        <w:t xml:space="preserve">melalui aplikasi online dapat diraih oleh seluruh masyarakat Indonesia </w:t>
      </w:r>
      <w:r w:rsidR="00977AFD" w:rsidRPr="008C1827">
        <w:rPr>
          <w:rFonts w:ascii="Times New Roman" w:eastAsia="Times New Roman" w:hAnsi="Times New Roman" w:cs="Times New Roman"/>
        </w:rPr>
        <w:t>tanpa memikirkan kompatibilitas yang mesti dipenuhi. X-Pedisi bertujuan untuk membantu dan memudahkan kegiatan ekspedisi yang dilakukan oleh masyarakat Indonesia. Sehingga, ketersediaan aplikasi X-Pedisi menjadi fokus utama dalam reach kepada masyarakat dan pengguna aplikasi X-Pedisi sendiri.</w:t>
      </w:r>
    </w:p>
    <w:p w14:paraId="5E42EE36" w14:textId="472CE6AC" w:rsidR="00DA55A5" w:rsidRPr="008C1827" w:rsidRDefault="00DA55A5" w:rsidP="008C1827">
      <w:pPr>
        <w:pStyle w:val="ListParagraph"/>
        <w:spacing w:line="360" w:lineRule="auto"/>
        <w:ind w:left="2520"/>
        <w:jc w:val="both"/>
        <w:rPr>
          <w:rFonts w:ascii="Times New Roman" w:eastAsia="Times New Roman" w:hAnsi="Times New Roman" w:cs="Times New Roman"/>
        </w:rPr>
      </w:pPr>
    </w:p>
    <w:p w14:paraId="1A620D28" w14:textId="4F30926A" w:rsidR="002904DC" w:rsidRPr="008C1827" w:rsidRDefault="002904DC" w:rsidP="008C1827">
      <w:pPr>
        <w:pStyle w:val="ListParagraph"/>
        <w:numPr>
          <w:ilvl w:val="0"/>
          <w:numId w:val="14"/>
        </w:numPr>
        <w:spacing w:line="360" w:lineRule="auto"/>
        <w:ind w:left="2250"/>
        <w:jc w:val="both"/>
        <w:rPr>
          <w:rFonts w:ascii="Times New Roman" w:eastAsia="Times New Roman" w:hAnsi="Times New Roman" w:cs="Times New Roman"/>
        </w:rPr>
      </w:pPr>
      <w:r w:rsidRPr="008C1827">
        <w:rPr>
          <w:rFonts w:ascii="Times New Roman" w:eastAsia="Times New Roman" w:hAnsi="Times New Roman" w:cs="Times New Roman"/>
        </w:rPr>
        <w:t xml:space="preserve">Fitur Real-Live </w:t>
      </w:r>
      <w:r w:rsidR="00051FE7" w:rsidRPr="008C1827">
        <w:rPr>
          <w:rFonts w:ascii="Times New Roman" w:eastAsia="Times New Roman" w:hAnsi="Times New Roman" w:cs="Times New Roman"/>
        </w:rPr>
        <w:t>Delivery Receipt Checking</w:t>
      </w:r>
    </w:p>
    <w:p w14:paraId="1598A4A2" w14:textId="7EC86D34" w:rsidR="009101BD" w:rsidRPr="008C1827" w:rsidRDefault="009101BD" w:rsidP="008C1827">
      <w:pPr>
        <w:pStyle w:val="ListParagraph"/>
        <w:spacing w:line="360" w:lineRule="auto"/>
        <w:ind w:left="2250" w:firstLine="360"/>
        <w:jc w:val="both"/>
        <w:rPr>
          <w:rFonts w:ascii="Times New Roman" w:eastAsia="Times New Roman" w:hAnsi="Times New Roman" w:cs="Times New Roman"/>
        </w:rPr>
      </w:pPr>
      <w:r w:rsidRPr="008C1827">
        <w:rPr>
          <w:rFonts w:ascii="Times New Roman" w:eastAsia="Times New Roman" w:hAnsi="Times New Roman" w:cs="Times New Roman"/>
        </w:rPr>
        <w:t xml:space="preserve">X-Pedisi menyediakan fitur Real-Live Delivery Receipt Checking. Sehingga, pengguna dapat melacak </w:t>
      </w:r>
      <w:r w:rsidR="009C16E5" w:rsidRPr="008C1827">
        <w:rPr>
          <w:rFonts w:ascii="Times New Roman" w:eastAsia="Times New Roman" w:hAnsi="Times New Roman" w:cs="Times New Roman"/>
        </w:rPr>
        <w:t xml:space="preserve">lokasi barang yang dikirimkan melalui aplikasi secara real-time </w:t>
      </w:r>
      <w:r w:rsidR="006050AB" w:rsidRPr="008C1827">
        <w:rPr>
          <w:rFonts w:ascii="Times New Roman" w:eastAsia="Times New Roman" w:hAnsi="Times New Roman" w:cs="Times New Roman"/>
        </w:rPr>
        <w:t>dan akurat. Dengan begitu, fitur ini dapat mengurangi keresahan pengguna dalam menunggu pengiriman barang ataupun khawatir barang yang teresendat atau tidak terkirim.</w:t>
      </w:r>
    </w:p>
    <w:p w14:paraId="5AF15FF2" w14:textId="49A30A4F" w:rsidR="00E957C8" w:rsidRPr="008C1827" w:rsidRDefault="00E957C8" w:rsidP="008C1827">
      <w:pPr>
        <w:pStyle w:val="Heading3"/>
        <w:numPr>
          <w:ilvl w:val="2"/>
          <w:numId w:val="8"/>
        </w:numPr>
        <w:ind w:left="1440"/>
        <w:rPr>
          <w:sz w:val="22"/>
          <w:szCs w:val="22"/>
        </w:rPr>
      </w:pPr>
      <w:bookmarkStart w:id="11" w:name="_Toc162296156"/>
      <w:r w:rsidRPr="008C1827">
        <w:rPr>
          <w:sz w:val="22"/>
          <w:szCs w:val="22"/>
        </w:rPr>
        <w:t>Market Strategy</w:t>
      </w:r>
      <w:bookmarkEnd w:id="11"/>
    </w:p>
    <w:p w14:paraId="01546797" w14:textId="53DA4BB5" w:rsidR="00B316A6" w:rsidRPr="008C1827" w:rsidRDefault="00222D44" w:rsidP="008C1827">
      <w:pPr>
        <w:spacing w:line="360" w:lineRule="auto"/>
        <w:ind w:left="1440"/>
        <w:jc w:val="both"/>
        <w:rPr>
          <w:rFonts w:ascii="Times New Roman" w:eastAsia="Times New Roman" w:hAnsi="Times New Roman" w:cs="Times New Roman"/>
        </w:rPr>
      </w:pPr>
      <w:r w:rsidRPr="008C1827">
        <w:rPr>
          <w:rFonts w:ascii="Times New Roman" w:eastAsia="Times New Roman" w:hAnsi="Times New Roman" w:cs="Times New Roman"/>
        </w:rPr>
        <w:t xml:space="preserve">Market Strategy X-Pedisi </w:t>
      </w:r>
      <w:r w:rsidR="007919C4" w:rsidRPr="008C1827">
        <w:rPr>
          <w:rFonts w:ascii="Times New Roman" w:eastAsia="Times New Roman" w:hAnsi="Times New Roman" w:cs="Times New Roman"/>
        </w:rPr>
        <w:t>dirancang seperti berikut:</w:t>
      </w:r>
    </w:p>
    <w:p w14:paraId="40430088" w14:textId="5FEE5503" w:rsidR="007919C4" w:rsidRPr="008C1827" w:rsidRDefault="00DA0E1F" w:rsidP="008C1827">
      <w:pPr>
        <w:pStyle w:val="ListParagraph"/>
        <w:numPr>
          <w:ilvl w:val="0"/>
          <w:numId w:val="17"/>
        </w:numPr>
        <w:tabs>
          <w:tab w:val="left" w:pos="2430"/>
        </w:tabs>
        <w:spacing w:line="360" w:lineRule="auto"/>
        <w:ind w:left="2250"/>
        <w:jc w:val="both"/>
        <w:rPr>
          <w:rFonts w:ascii="Times New Roman" w:eastAsia="Times New Roman" w:hAnsi="Times New Roman" w:cs="Times New Roman"/>
        </w:rPr>
      </w:pPr>
      <w:r w:rsidRPr="008C1827">
        <w:rPr>
          <w:rFonts w:ascii="Times New Roman" w:eastAsia="Times New Roman" w:hAnsi="Times New Roman" w:cs="Times New Roman"/>
        </w:rPr>
        <w:t>Target Market</w:t>
      </w:r>
    </w:p>
    <w:p w14:paraId="58293801" w14:textId="56BAE38E" w:rsidR="00EC0386" w:rsidRPr="008C1827" w:rsidRDefault="001048BB" w:rsidP="008C1827">
      <w:pPr>
        <w:pStyle w:val="ListParagraph"/>
        <w:numPr>
          <w:ilvl w:val="0"/>
          <w:numId w:val="18"/>
        </w:numPr>
        <w:spacing w:line="360" w:lineRule="auto"/>
        <w:ind w:left="2610"/>
        <w:jc w:val="both"/>
        <w:rPr>
          <w:rFonts w:ascii="Times New Roman" w:eastAsia="Times New Roman" w:hAnsi="Times New Roman" w:cs="Times New Roman"/>
        </w:rPr>
      </w:pPr>
      <w:r w:rsidRPr="008C1827">
        <w:rPr>
          <w:rFonts w:ascii="Times New Roman" w:eastAsia="Times New Roman" w:hAnsi="Times New Roman" w:cs="Times New Roman"/>
        </w:rPr>
        <w:t xml:space="preserve">Target personal kepada </w:t>
      </w:r>
      <w:r w:rsidR="004664EE" w:rsidRPr="008C1827">
        <w:rPr>
          <w:rFonts w:ascii="Times New Roman" w:eastAsia="Times New Roman" w:hAnsi="Times New Roman" w:cs="Times New Roman"/>
        </w:rPr>
        <w:t xml:space="preserve">masyarakat dengan pengiriman </w:t>
      </w:r>
      <w:r w:rsidR="00664455" w:rsidRPr="008C1827">
        <w:rPr>
          <w:rFonts w:ascii="Times New Roman" w:eastAsia="Times New Roman" w:hAnsi="Times New Roman" w:cs="Times New Roman"/>
        </w:rPr>
        <w:t>barang kecil hingga menengah</w:t>
      </w:r>
      <w:r w:rsidR="0011210B" w:rsidRPr="008C1827">
        <w:rPr>
          <w:rFonts w:ascii="Times New Roman" w:eastAsia="Times New Roman" w:hAnsi="Times New Roman" w:cs="Times New Roman"/>
        </w:rPr>
        <w:t xml:space="preserve"> yang membutuhkan layanan </w:t>
      </w:r>
      <w:r w:rsidR="00B05701" w:rsidRPr="008C1827">
        <w:rPr>
          <w:rFonts w:ascii="Times New Roman" w:eastAsia="Times New Roman" w:hAnsi="Times New Roman" w:cs="Times New Roman"/>
        </w:rPr>
        <w:t>ekspedisi terjangkau dan andal.</w:t>
      </w:r>
    </w:p>
    <w:p w14:paraId="1A52FDC5" w14:textId="71CA4ADA" w:rsidR="006E5514" w:rsidRPr="008C1827" w:rsidRDefault="00B05701" w:rsidP="008C1827">
      <w:pPr>
        <w:pStyle w:val="ListParagraph"/>
        <w:numPr>
          <w:ilvl w:val="0"/>
          <w:numId w:val="18"/>
        </w:numPr>
        <w:spacing w:line="360" w:lineRule="auto"/>
        <w:ind w:left="2610"/>
        <w:jc w:val="both"/>
        <w:rPr>
          <w:rFonts w:ascii="Times New Roman" w:eastAsia="Times New Roman" w:hAnsi="Times New Roman" w:cs="Times New Roman"/>
        </w:rPr>
      </w:pPr>
      <w:r w:rsidRPr="008C1827">
        <w:rPr>
          <w:rFonts w:ascii="Times New Roman" w:eastAsia="Times New Roman" w:hAnsi="Times New Roman" w:cs="Times New Roman"/>
        </w:rPr>
        <w:t xml:space="preserve">Target bisnis </w:t>
      </w:r>
      <w:r w:rsidR="00393306" w:rsidRPr="008C1827">
        <w:rPr>
          <w:rFonts w:ascii="Times New Roman" w:eastAsia="Times New Roman" w:hAnsi="Times New Roman" w:cs="Times New Roman"/>
        </w:rPr>
        <w:t xml:space="preserve">kecil menengah yang membutuhkan layanan ekspedisi terukur dan akurat secara real-time </w:t>
      </w:r>
      <w:r w:rsidR="006E5514" w:rsidRPr="008C1827">
        <w:rPr>
          <w:rFonts w:ascii="Times New Roman" w:eastAsia="Times New Roman" w:hAnsi="Times New Roman" w:cs="Times New Roman"/>
        </w:rPr>
        <w:t>checking.</w:t>
      </w:r>
    </w:p>
    <w:p w14:paraId="1F17C284" w14:textId="23EFFDA9" w:rsidR="00A70211" w:rsidRPr="008C1827" w:rsidRDefault="00A70211" w:rsidP="008C1827">
      <w:pPr>
        <w:pStyle w:val="ListParagraph"/>
        <w:numPr>
          <w:ilvl w:val="0"/>
          <w:numId w:val="18"/>
        </w:numPr>
        <w:spacing w:line="360" w:lineRule="auto"/>
        <w:ind w:left="2610"/>
        <w:jc w:val="both"/>
        <w:rPr>
          <w:rFonts w:ascii="Times New Roman" w:eastAsia="Times New Roman" w:hAnsi="Times New Roman" w:cs="Times New Roman"/>
        </w:rPr>
      </w:pPr>
      <w:r w:rsidRPr="008C1827">
        <w:rPr>
          <w:rFonts w:ascii="Times New Roman" w:eastAsia="Times New Roman" w:hAnsi="Times New Roman" w:cs="Times New Roman"/>
        </w:rPr>
        <w:t xml:space="preserve">Target e-commerce untuk berkolaborasi dengan sistem ekspedisi yang </w:t>
      </w:r>
      <w:r w:rsidR="00F57CCF" w:rsidRPr="008C1827">
        <w:rPr>
          <w:rFonts w:ascii="Times New Roman" w:eastAsia="Times New Roman" w:hAnsi="Times New Roman" w:cs="Times New Roman"/>
        </w:rPr>
        <w:t xml:space="preserve">akurat dan </w:t>
      </w:r>
      <w:r w:rsidRPr="008C1827">
        <w:rPr>
          <w:rFonts w:ascii="Times New Roman" w:eastAsia="Times New Roman" w:hAnsi="Times New Roman" w:cs="Times New Roman"/>
        </w:rPr>
        <w:t>terintegrasi</w:t>
      </w:r>
      <w:r w:rsidR="00F57CCF" w:rsidRPr="008C1827">
        <w:rPr>
          <w:rFonts w:ascii="Times New Roman" w:eastAsia="Times New Roman" w:hAnsi="Times New Roman" w:cs="Times New Roman"/>
        </w:rPr>
        <w:t xml:space="preserve"> dengan kebutuhan ekspedisi e-commerce</w:t>
      </w:r>
      <w:r w:rsidRPr="008C1827">
        <w:rPr>
          <w:rFonts w:ascii="Times New Roman" w:eastAsia="Times New Roman" w:hAnsi="Times New Roman" w:cs="Times New Roman"/>
        </w:rPr>
        <w:t>.</w:t>
      </w:r>
    </w:p>
    <w:p w14:paraId="0AA83A66" w14:textId="122BFE5C" w:rsidR="00EC0386" w:rsidRPr="008C1827" w:rsidRDefault="00EC0386" w:rsidP="008C1827">
      <w:pPr>
        <w:pStyle w:val="ListParagraph"/>
        <w:spacing w:line="360" w:lineRule="auto"/>
        <w:ind w:left="2520"/>
        <w:jc w:val="both"/>
        <w:rPr>
          <w:rFonts w:ascii="Times New Roman" w:eastAsia="Times New Roman" w:hAnsi="Times New Roman" w:cs="Times New Roman"/>
        </w:rPr>
      </w:pPr>
    </w:p>
    <w:p w14:paraId="0AED40D1" w14:textId="6A7CD0DE" w:rsidR="00DA0E1F" w:rsidRPr="008C1827" w:rsidRDefault="00DA0E1F" w:rsidP="008C1827">
      <w:pPr>
        <w:pStyle w:val="ListParagraph"/>
        <w:numPr>
          <w:ilvl w:val="0"/>
          <w:numId w:val="17"/>
        </w:numPr>
        <w:spacing w:line="360" w:lineRule="auto"/>
        <w:ind w:left="2250"/>
        <w:jc w:val="both"/>
        <w:rPr>
          <w:rFonts w:ascii="Times New Roman" w:eastAsia="Times New Roman" w:hAnsi="Times New Roman" w:cs="Times New Roman"/>
        </w:rPr>
      </w:pPr>
      <w:r w:rsidRPr="008C1827">
        <w:rPr>
          <w:rFonts w:ascii="Times New Roman" w:eastAsia="Times New Roman" w:hAnsi="Times New Roman" w:cs="Times New Roman"/>
        </w:rPr>
        <w:t>Value Proposition</w:t>
      </w:r>
    </w:p>
    <w:p w14:paraId="099C750D" w14:textId="5BA94751" w:rsidR="00BA656E" w:rsidRPr="008C1827" w:rsidRDefault="00BA656E" w:rsidP="008C1827">
      <w:pPr>
        <w:pStyle w:val="ListParagraph"/>
        <w:numPr>
          <w:ilvl w:val="0"/>
          <w:numId w:val="18"/>
        </w:numPr>
        <w:spacing w:line="360" w:lineRule="auto"/>
        <w:ind w:left="2610"/>
        <w:jc w:val="both"/>
        <w:rPr>
          <w:rFonts w:ascii="Times New Roman" w:eastAsia="Times New Roman" w:hAnsi="Times New Roman" w:cs="Times New Roman"/>
        </w:rPr>
      </w:pPr>
      <w:r w:rsidRPr="008C1827">
        <w:rPr>
          <w:rFonts w:ascii="Times New Roman" w:eastAsia="Times New Roman" w:hAnsi="Times New Roman" w:cs="Times New Roman"/>
        </w:rPr>
        <w:t>Menawarkan layanan ekspedisi yang efisien dengan biaya yang kompetitif.</w:t>
      </w:r>
    </w:p>
    <w:p w14:paraId="524327A6" w14:textId="0A42BB85" w:rsidR="00BA656E" w:rsidRPr="008C1827" w:rsidRDefault="00BA656E" w:rsidP="008C1827">
      <w:pPr>
        <w:pStyle w:val="ListParagraph"/>
        <w:numPr>
          <w:ilvl w:val="0"/>
          <w:numId w:val="18"/>
        </w:numPr>
        <w:spacing w:line="360" w:lineRule="auto"/>
        <w:ind w:left="2610"/>
        <w:jc w:val="both"/>
        <w:rPr>
          <w:rFonts w:ascii="Times New Roman" w:eastAsia="Times New Roman" w:hAnsi="Times New Roman" w:cs="Times New Roman"/>
        </w:rPr>
      </w:pPr>
      <w:r w:rsidRPr="008C1827">
        <w:rPr>
          <w:rFonts w:ascii="Times New Roman" w:eastAsia="Times New Roman" w:hAnsi="Times New Roman" w:cs="Times New Roman"/>
        </w:rPr>
        <w:t>Menjamin keandalan pengiriman dan transparansi melalui pemantauan pengiriman dan pegecekkan status pengiriman real-time.</w:t>
      </w:r>
    </w:p>
    <w:p w14:paraId="01583DE2" w14:textId="3588812D" w:rsidR="00EC0386" w:rsidRPr="008C1827" w:rsidRDefault="00BA656E" w:rsidP="008C1827">
      <w:pPr>
        <w:pStyle w:val="ListParagraph"/>
        <w:numPr>
          <w:ilvl w:val="0"/>
          <w:numId w:val="18"/>
        </w:numPr>
        <w:spacing w:line="360" w:lineRule="auto"/>
        <w:ind w:left="2610"/>
        <w:jc w:val="both"/>
        <w:rPr>
          <w:rFonts w:ascii="Times New Roman" w:eastAsia="Times New Roman" w:hAnsi="Times New Roman" w:cs="Times New Roman"/>
        </w:rPr>
      </w:pPr>
      <w:r w:rsidRPr="008C1827">
        <w:rPr>
          <w:rFonts w:ascii="Times New Roman" w:eastAsia="Times New Roman" w:hAnsi="Times New Roman" w:cs="Times New Roman"/>
        </w:rPr>
        <w:lastRenderedPageBreak/>
        <w:t>Menyediakan platform yang mudah digunakan dan dijangkau untuk pengaturan pengiriman dan pelacakan.</w:t>
      </w:r>
    </w:p>
    <w:p w14:paraId="31854C88" w14:textId="1E7FC03E" w:rsidR="00B02991" w:rsidRPr="008C1827" w:rsidRDefault="00B02991" w:rsidP="008C1827">
      <w:pPr>
        <w:pStyle w:val="ListParagraph"/>
        <w:spacing w:line="360" w:lineRule="auto"/>
        <w:ind w:left="2520"/>
        <w:jc w:val="both"/>
        <w:rPr>
          <w:rFonts w:ascii="Times New Roman" w:eastAsia="Times New Roman" w:hAnsi="Times New Roman" w:cs="Times New Roman"/>
        </w:rPr>
      </w:pPr>
    </w:p>
    <w:p w14:paraId="1B8E14DE" w14:textId="7E1BFF35" w:rsidR="00DA0E1F" w:rsidRPr="008C1827" w:rsidRDefault="00DA0E1F" w:rsidP="008C1827">
      <w:pPr>
        <w:pStyle w:val="ListParagraph"/>
        <w:numPr>
          <w:ilvl w:val="0"/>
          <w:numId w:val="17"/>
        </w:numPr>
        <w:spacing w:line="360" w:lineRule="auto"/>
        <w:ind w:left="2250"/>
        <w:jc w:val="both"/>
        <w:rPr>
          <w:rFonts w:ascii="Times New Roman" w:eastAsia="Times New Roman" w:hAnsi="Times New Roman" w:cs="Times New Roman"/>
        </w:rPr>
      </w:pPr>
      <w:r w:rsidRPr="008C1827">
        <w:rPr>
          <w:rFonts w:ascii="Times New Roman" w:eastAsia="Times New Roman" w:hAnsi="Times New Roman" w:cs="Times New Roman"/>
        </w:rPr>
        <w:t xml:space="preserve">Market </w:t>
      </w:r>
      <w:r w:rsidR="00EC0386" w:rsidRPr="008C1827">
        <w:rPr>
          <w:rFonts w:ascii="Times New Roman" w:eastAsia="Times New Roman" w:hAnsi="Times New Roman" w:cs="Times New Roman"/>
        </w:rPr>
        <w:t>Strategy</w:t>
      </w:r>
    </w:p>
    <w:p w14:paraId="4578254E" w14:textId="1FF561D5" w:rsidR="00A70211" w:rsidRPr="008C1827" w:rsidRDefault="00A70211" w:rsidP="008C1827">
      <w:pPr>
        <w:pStyle w:val="ListParagraph"/>
        <w:numPr>
          <w:ilvl w:val="0"/>
          <w:numId w:val="18"/>
        </w:numPr>
        <w:spacing w:line="360" w:lineRule="auto"/>
        <w:ind w:left="2610"/>
        <w:jc w:val="both"/>
        <w:rPr>
          <w:rFonts w:ascii="Times New Roman" w:eastAsia="Times New Roman" w:hAnsi="Times New Roman" w:cs="Times New Roman"/>
        </w:rPr>
      </w:pPr>
      <w:r w:rsidRPr="008C1827">
        <w:rPr>
          <w:rFonts w:ascii="Times New Roman" w:eastAsia="Times New Roman" w:hAnsi="Times New Roman" w:cs="Times New Roman"/>
        </w:rPr>
        <w:t>Menggunakan pemasaran digital seperti iklan online, media sosial, dan kampanye email untuk menjangkau target pasar.</w:t>
      </w:r>
    </w:p>
    <w:p w14:paraId="2D3C0824" w14:textId="1AD87E1F" w:rsidR="00A70211" w:rsidRPr="008C1827" w:rsidRDefault="00A70211" w:rsidP="008C1827">
      <w:pPr>
        <w:pStyle w:val="ListParagraph"/>
        <w:numPr>
          <w:ilvl w:val="0"/>
          <w:numId w:val="18"/>
        </w:numPr>
        <w:spacing w:line="360" w:lineRule="auto"/>
        <w:ind w:left="2610"/>
        <w:jc w:val="both"/>
        <w:rPr>
          <w:rFonts w:ascii="Times New Roman" w:eastAsia="Times New Roman" w:hAnsi="Times New Roman" w:cs="Times New Roman"/>
        </w:rPr>
      </w:pPr>
      <w:r w:rsidRPr="008C1827">
        <w:rPr>
          <w:rFonts w:ascii="Times New Roman" w:eastAsia="Times New Roman" w:hAnsi="Times New Roman" w:cs="Times New Roman"/>
        </w:rPr>
        <w:t>Menawarkan diskon dan promosi khusus untuk menarik pelanggan baru dan mempertahankan pelanggan yang ada.</w:t>
      </w:r>
    </w:p>
    <w:p w14:paraId="0CB74BD7" w14:textId="0B96D7EB" w:rsidR="00BA656E" w:rsidRPr="008C1827" w:rsidRDefault="00A70211" w:rsidP="008C1827">
      <w:pPr>
        <w:pStyle w:val="ListParagraph"/>
        <w:numPr>
          <w:ilvl w:val="0"/>
          <w:numId w:val="18"/>
        </w:numPr>
        <w:spacing w:line="360" w:lineRule="auto"/>
        <w:ind w:left="2610"/>
        <w:jc w:val="both"/>
        <w:rPr>
          <w:rFonts w:ascii="Times New Roman" w:eastAsia="Times New Roman" w:hAnsi="Times New Roman" w:cs="Times New Roman"/>
        </w:rPr>
      </w:pPr>
      <w:r w:rsidRPr="008C1827">
        <w:rPr>
          <w:rFonts w:ascii="Times New Roman" w:eastAsia="Times New Roman" w:hAnsi="Times New Roman" w:cs="Times New Roman"/>
        </w:rPr>
        <w:t>Menjalin kemitraan dengan bisnis e-commerce dan toko online untuk menyediakan opsi pengiriman yang terintegrasi.</w:t>
      </w:r>
    </w:p>
    <w:p w14:paraId="10119BC8" w14:textId="77777777" w:rsidR="008C1827" w:rsidRPr="008C1827" w:rsidRDefault="008C1827" w:rsidP="008C1827">
      <w:pPr>
        <w:pStyle w:val="ListParagraph"/>
        <w:spacing w:line="360" w:lineRule="auto"/>
        <w:ind w:left="2610"/>
        <w:jc w:val="both"/>
        <w:rPr>
          <w:rFonts w:ascii="Times New Roman" w:eastAsia="Times New Roman" w:hAnsi="Times New Roman" w:cs="Times New Roman"/>
        </w:rPr>
      </w:pPr>
    </w:p>
    <w:p w14:paraId="55F6B7FA" w14:textId="7E97831F" w:rsidR="00E957C8" w:rsidRPr="008C1827" w:rsidRDefault="00E957C8" w:rsidP="008C1827">
      <w:pPr>
        <w:pStyle w:val="Heading3"/>
        <w:numPr>
          <w:ilvl w:val="2"/>
          <w:numId w:val="8"/>
        </w:numPr>
        <w:ind w:left="1440"/>
        <w:rPr>
          <w:sz w:val="22"/>
          <w:szCs w:val="22"/>
        </w:rPr>
      </w:pPr>
      <w:bookmarkStart w:id="12" w:name="_Toc162296157"/>
      <w:r w:rsidRPr="008C1827">
        <w:rPr>
          <w:sz w:val="22"/>
          <w:szCs w:val="22"/>
        </w:rPr>
        <w:t>Organizational Development</w:t>
      </w:r>
      <w:bookmarkEnd w:id="12"/>
    </w:p>
    <w:p w14:paraId="4B9473F4" w14:textId="5C27B937" w:rsidR="006A3E7F" w:rsidRPr="008C1827" w:rsidRDefault="00C60DFC" w:rsidP="008C1827">
      <w:pPr>
        <w:spacing w:line="360" w:lineRule="auto"/>
        <w:ind w:left="1440"/>
        <w:jc w:val="both"/>
        <w:rPr>
          <w:rFonts w:ascii="Times New Roman" w:eastAsia="Times New Roman" w:hAnsi="Times New Roman" w:cs="Times New Roman"/>
        </w:rPr>
      </w:pPr>
      <w:r w:rsidRPr="008C1827">
        <w:rPr>
          <w:rFonts w:ascii="Times New Roman" w:eastAsia="Times New Roman" w:hAnsi="Times New Roman" w:cs="Times New Roman"/>
        </w:rPr>
        <w:t>Berikut adalah rancangan pengembangan organisasi dalam X-Pedisi:</w:t>
      </w:r>
    </w:p>
    <w:p w14:paraId="7E17D99E" w14:textId="2B9DC522" w:rsidR="00C60DFC" w:rsidRPr="008C1827" w:rsidRDefault="00C60DFC" w:rsidP="008C1827">
      <w:pPr>
        <w:pStyle w:val="ListParagraph"/>
        <w:numPr>
          <w:ilvl w:val="0"/>
          <w:numId w:val="19"/>
        </w:numPr>
        <w:spacing w:line="360" w:lineRule="auto"/>
        <w:ind w:left="1800"/>
        <w:jc w:val="both"/>
        <w:rPr>
          <w:rFonts w:ascii="Times New Roman" w:eastAsia="Times New Roman" w:hAnsi="Times New Roman" w:cs="Times New Roman"/>
        </w:rPr>
      </w:pPr>
      <w:r w:rsidRPr="008C1827">
        <w:rPr>
          <w:rFonts w:ascii="Times New Roman" w:eastAsia="Times New Roman" w:hAnsi="Times New Roman" w:cs="Times New Roman"/>
        </w:rPr>
        <w:t>Struktur Organisasi</w:t>
      </w:r>
    </w:p>
    <w:p w14:paraId="619475C3" w14:textId="63BE6E28" w:rsidR="00C60DFC" w:rsidRPr="008C1827" w:rsidRDefault="00C60DFC" w:rsidP="008C1827">
      <w:pPr>
        <w:pStyle w:val="ListParagraph"/>
        <w:spacing w:line="360" w:lineRule="auto"/>
        <w:ind w:left="1800" w:firstLine="360"/>
        <w:jc w:val="both"/>
        <w:rPr>
          <w:rFonts w:ascii="Times New Roman" w:eastAsia="Times New Roman" w:hAnsi="Times New Roman" w:cs="Times New Roman"/>
        </w:rPr>
      </w:pPr>
      <w:r w:rsidRPr="008C1827">
        <w:rPr>
          <w:rFonts w:ascii="Times New Roman" w:eastAsia="Times New Roman" w:hAnsi="Times New Roman" w:cs="Times New Roman"/>
        </w:rPr>
        <w:t>X-Pedisi memiliki departemen operasi, teknologi informasi, pemasaran, dan layanan pelanggan yang terorganisir dengan baik.</w:t>
      </w:r>
    </w:p>
    <w:p w14:paraId="6681A31B" w14:textId="7E733FD3" w:rsidR="00C60DFC" w:rsidRPr="008C1827" w:rsidRDefault="00C60DFC" w:rsidP="008C1827">
      <w:pPr>
        <w:pStyle w:val="ListParagraph"/>
        <w:numPr>
          <w:ilvl w:val="0"/>
          <w:numId w:val="19"/>
        </w:numPr>
        <w:spacing w:line="360" w:lineRule="auto"/>
        <w:ind w:left="1800"/>
        <w:jc w:val="both"/>
        <w:rPr>
          <w:rFonts w:ascii="Times New Roman" w:eastAsia="Times New Roman" w:hAnsi="Times New Roman" w:cs="Times New Roman"/>
        </w:rPr>
      </w:pPr>
      <w:r w:rsidRPr="008C1827">
        <w:rPr>
          <w:rFonts w:ascii="Times New Roman" w:eastAsia="Times New Roman" w:hAnsi="Times New Roman" w:cs="Times New Roman"/>
        </w:rPr>
        <w:t>Kebijakan dan Prosedur</w:t>
      </w:r>
    </w:p>
    <w:p w14:paraId="0A65F089" w14:textId="761D9CD3" w:rsidR="00C60DFC" w:rsidRPr="008C1827" w:rsidRDefault="00B46CB7" w:rsidP="008C1827">
      <w:pPr>
        <w:pStyle w:val="ListParagraph"/>
        <w:spacing w:line="360" w:lineRule="auto"/>
        <w:ind w:left="1800" w:firstLine="360"/>
        <w:jc w:val="both"/>
        <w:rPr>
          <w:rFonts w:ascii="Times New Roman" w:eastAsia="Times New Roman" w:hAnsi="Times New Roman" w:cs="Times New Roman"/>
        </w:rPr>
      </w:pPr>
      <w:r w:rsidRPr="008C1827">
        <w:rPr>
          <w:rFonts w:ascii="Times New Roman" w:eastAsia="Times New Roman" w:hAnsi="Times New Roman" w:cs="Times New Roman"/>
        </w:rPr>
        <w:t>Membuat</w:t>
      </w:r>
      <w:r w:rsidR="00C60DFC" w:rsidRPr="008C1827">
        <w:rPr>
          <w:rFonts w:ascii="Times New Roman" w:eastAsia="Times New Roman" w:hAnsi="Times New Roman" w:cs="Times New Roman"/>
        </w:rPr>
        <w:t xml:space="preserve"> kebijakan dan prosedur yang jelas untuk memastikan kepatuhan terhadap standar layanan, seperti kebijakan pengembalian barang atau penanganan pengiriman yang bermasalah.</w:t>
      </w:r>
    </w:p>
    <w:p w14:paraId="1392A8EA" w14:textId="0C2C578A" w:rsidR="00C60DFC" w:rsidRPr="008C1827" w:rsidRDefault="00C60DFC" w:rsidP="008C1827">
      <w:pPr>
        <w:pStyle w:val="ListParagraph"/>
        <w:numPr>
          <w:ilvl w:val="0"/>
          <w:numId w:val="19"/>
        </w:numPr>
        <w:tabs>
          <w:tab w:val="left" w:pos="2160"/>
          <w:tab w:val="left" w:pos="2250"/>
        </w:tabs>
        <w:spacing w:line="360" w:lineRule="auto"/>
        <w:ind w:left="1800"/>
        <w:jc w:val="both"/>
        <w:rPr>
          <w:rFonts w:ascii="Times New Roman" w:eastAsia="Times New Roman" w:hAnsi="Times New Roman" w:cs="Times New Roman"/>
        </w:rPr>
      </w:pPr>
      <w:r w:rsidRPr="008C1827">
        <w:rPr>
          <w:rFonts w:ascii="Times New Roman" w:eastAsia="Times New Roman" w:hAnsi="Times New Roman" w:cs="Times New Roman"/>
        </w:rPr>
        <w:t>Budaya Perusahaan</w:t>
      </w:r>
    </w:p>
    <w:p w14:paraId="161A4371" w14:textId="11056AE7" w:rsidR="00C60DFC" w:rsidRPr="008C1827" w:rsidRDefault="00C60DFC" w:rsidP="008C1827">
      <w:pPr>
        <w:pStyle w:val="ListParagraph"/>
        <w:spacing w:line="360" w:lineRule="auto"/>
        <w:ind w:left="1800" w:firstLine="360"/>
        <w:jc w:val="both"/>
        <w:rPr>
          <w:rFonts w:ascii="Times New Roman" w:eastAsia="Times New Roman" w:hAnsi="Times New Roman" w:cs="Times New Roman"/>
        </w:rPr>
      </w:pPr>
      <w:r w:rsidRPr="008C1827">
        <w:rPr>
          <w:rFonts w:ascii="Times New Roman" w:eastAsia="Times New Roman" w:hAnsi="Times New Roman" w:cs="Times New Roman"/>
        </w:rPr>
        <w:t>Fokus pada budaya perusahaan yang inovatif, dengan penekanan pada pelayanan pelanggan yang superior dan kerja tim yang efektif.</w:t>
      </w:r>
    </w:p>
    <w:p w14:paraId="4C397069" w14:textId="085F5E3C" w:rsidR="00D53A84" w:rsidRPr="008C1827" w:rsidRDefault="00E957C8" w:rsidP="008C1827">
      <w:pPr>
        <w:pStyle w:val="Heading3"/>
        <w:numPr>
          <w:ilvl w:val="2"/>
          <w:numId w:val="8"/>
        </w:numPr>
        <w:ind w:left="1440"/>
        <w:rPr>
          <w:sz w:val="22"/>
          <w:szCs w:val="22"/>
        </w:rPr>
      </w:pPr>
      <w:bookmarkStart w:id="13" w:name="_Toc162296158"/>
      <w:r w:rsidRPr="008C1827">
        <w:rPr>
          <w:sz w:val="22"/>
          <w:szCs w:val="22"/>
        </w:rPr>
        <w:t>Management Team</w:t>
      </w:r>
      <w:bookmarkEnd w:id="13"/>
    </w:p>
    <w:p w14:paraId="28B164C6" w14:textId="66DDE5F3" w:rsidR="00AE5B7D" w:rsidRPr="008C1827" w:rsidRDefault="001E1341" w:rsidP="008C1827">
      <w:pPr>
        <w:spacing w:line="360" w:lineRule="auto"/>
        <w:ind w:left="1440"/>
        <w:jc w:val="both"/>
        <w:rPr>
          <w:rFonts w:ascii="Times New Roman" w:eastAsia="Times New Roman" w:hAnsi="Times New Roman" w:cs="Times New Roman"/>
        </w:rPr>
      </w:pPr>
      <w:r w:rsidRPr="008C1827">
        <w:rPr>
          <w:rFonts w:ascii="Times New Roman" w:eastAsia="Times New Roman" w:hAnsi="Times New Roman" w:cs="Times New Roman"/>
        </w:rPr>
        <w:t>Berikut adalah tim manajemen di dalam perusahaan X-Pedisi:</w:t>
      </w:r>
    </w:p>
    <w:p w14:paraId="1C2C9D92" w14:textId="3A83F4F8" w:rsidR="001E1341" w:rsidRPr="008C1827" w:rsidRDefault="001E1341" w:rsidP="008C1827">
      <w:pPr>
        <w:pStyle w:val="ListParagraph"/>
        <w:numPr>
          <w:ilvl w:val="0"/>
          <w:numId w:val="20"/>
        </w:numPr>
        <w:spacing w:line="360" w:lineRule="auto"/>
        <w:ind w:left="1800"/>
        <w:jc w:val="both"/>
        <w:rPr>
          <w:rFonts w:ascii="Times New Roman" w:eastAsia="Times New Roman" w:hAnsi="Times New Roman" w:cs="Times New Roman"/>
        </w:rPr>
      </w:pPr>
      <w:r w:rsidRPr="008C1827">
        <w:rPr>
          <w:rFonts w:ascii="Times New Roman" w:eastAsia="Times New Roman" w:hAnsi="Times New Roman" w:cs="Times New Roman"/>
        </w:rPr>
        <w:t>Founder/CEO: Nabila Az Zahra Paramita</w:t>
      </w:r>
    </w:p>
    <w:p w14:paraId="76A5A4C8" w14:textId="476ADC1D" w:rsidR="001E1341" w:rsidRPr="008C1827" w:rsidRDefault="001E1341" w:rsidP="008C1827">
      <w:pPr>
        <w:pStyle w:val="ListParagraph"/>
        <w:numPr>
          <w:ilvl w:val="0"/>
          <w:numId w:val="18"/>
        </w:numPr>
        <w:spacing w:line="360" w:lineRule="auto"/>
        <w:ind w:left="2160"/>
        <w:jc w:val="both"/>
        <w:rPr>
          <w:rFonts w:ascii="Times New Roman" w:eastAsia="Times New Roman" w:hAnsi="Times New Roman" w:cs="Times New Roman"/>
        </w:rPr>
      </w:pPr>
      <w:r w:rsidRPr="008C1827">
        <w:rPr>
          <w:rFonts w:ascii="Times New Roman" w:eastAsia="Times New Roman" w:hAnsi="Times New Roman" w:cs="Times New Roman"/>
        </w:rPr>
        <w:t>Bertanggung jawab atas visi strategis dan pengambilan keputusan utama.</w:t>
      </w:r>
    </w:p>
    <w:p w14:paraId="4BAF7614" w14:textId="7600ABC8" w:rsidR="001E1341" w:rsidRPr="008C1827" w:rsidRDefault="001E1341" w:rsidP="008C1827">
      <w:pPr>
        <w:pStyle w:val="ListParagraph"/>
        <w:numPr>
          <w:ilvl w:val="0"/>
          <w:numId w:val="18"/>
        </w:numPr>
        <w:spacing w:line="360" w:lineRule="auto"/>
        <w:ind w:left="2160"/>
        <w:jc w:val="both"/>
        <w:rPr>
          <w:rFonts w:ascii="Times New Roman" w:eastAsia="Times New Roman" w:hAnsi="Times New Roman" w:cs="Times New Roman"/>
        </w:rPr>
      </w:pPr>
      <w:r w:rsidRPr="008C1827">
        <w:rPr>
          <w:rFonts w:ascii="Times New Roman" w:eastAsia="Times New Roman" w:hAnsi="Times New Roman" w:cs="Times New Roman"/>
        </w:rPr>
        <w:t>Memimpin pengembangan aplikasi dan strategi bisnis.</w:t>
      </w:r>
    </w:p>
    <w:p w14:paraId="2551CCFC" w14:textId="10D47F90" w:rsidR="001E1341" w:rsidRPr="008C1827" w:rsidRDefault="001E1341" w:rsidP="008C1827">
      <w:pPr>
        <w:pStyle w:val="ListParagraph"/>
        <w:numPr>
          <w:ilvl w:val="0"/>
          <w:numId w:val="20"/>
        </w:numPr>
        <w:spacing w:line="360" w:lineRule="auto"/>
        <w:ind w:left="1800"/>
        <w:jc w:val="both"/>
        <w:rPr>
          <w:rFonts w:ascii="Times New Roman" w:eastAsia="Times New Roman" w:hAnsi="Times New Roman" w:cs="Times New Roman"/>
        </w:rPr>
      </w:pPr>
      <w:r w:rsidRPr="008C1827">
        <w:rPr>
          <w:rFonts w:ascii="Times New Roman" w:eastAsia="Times New Roman" w:hAnsi="Times New Roman" w:cs="Times New Roman"/>
        </w:rPr>
        <w:t>Chief Operations Officer (COO): Kenny Budiarso Lawson</w:t>
      </w:r>
    </w:p>
    <w:p w14:paraId="4E31B2B7" w14:textId="23AECBA8" w:rsidR="001E1341" w:rsidRPr="008C1827" w:rsidRDefault="001E1341" w:rsidP="008C1827">
      <w:pPr>
        <w:pStyle w:val="ListParagraph"/>
        <w:numPr>
          <w:ilvl w:val="0"/>
          <w:numId w:val="18"/>
        </w:numPr>
        <w:spacing w:line="360" w:lineRule="auto"/>
        <w:ind w:left="2160"/>
        <w:jc w:val="both"/>
        <w:rPr>
          <w:rFonts w:ascii="Times New Roman" w:eastAsia="Times New Roman" w:hAnsi="Times New Roman" w:cs="Times New Roman"/>
        </w:rPr>
      </w:pPr>
      <w:r w:rsidRPr="008C1827">
        <w:rPr>
          <w:rFonts w:ascii="Times New Roman" w:eastAsia="Times New Roman" w:hAnsi="Times New Roman" w:cs="Times New Roman"/>
        </w:rPr>
        <w:t>Mengelola operasi sehari-hari, termasuk pengiriman barang dan manajemen rantai pasok.</w:t>
      </w:r>
    </w:p>
    <w:p w14:paraId="63A20825" w14:textId="49CAA1BA" w:rsidR="001E1341" w:rsidRPr="008C1827" w:rsidRDefault="001E1341" w:rsidP="008C1827">
      <w:pPr>
        <w:pStyle w:val="ListParagraph"/>
        <w:numPr>
          <w:ilvl w:val="0"/>
          <w:numId w:val="18"/>
        </w:numPr>
        <w:spacing w:line="360" w:lineRule="auto"/>
        <w:ind w:left="2160"/>
        <w:jc w:val="both"/>
        <w:rPr>
          <w:rFonts w:ascii="Times New Roman" w:eastAsia="Times New Roman" w:hAnsi="Times New Roman" w:cs="Times New Roman"/>
        </w:rPr>
      </w:pPr>
      <w:r w:rsidRPr="008C1827">
        <w:rPr>
          <w:rFonts w:ascii="Times New Roman" w:eastAsia="Times New Roman" w:hAnsi="Times New Roman" w:cs="Times New Roman"/>
        </w:rPr>
        <w:lastRenderedPageBreak/>
        <w:t>Bertanggung jawab atas ketersediaan armada pengiriman dan jadwal pengiriman.</w:t>
      </w:r>
    </w:p>
    <w:p w14:paraId="5A1F6256" w14:textId="137E8400" w:rsidR="001E1341" w:rsidRPr="008C1827" w:rsidRDefault="001E1341" w:rsidP="008C1827">
      <w:pPr>
        <w:pStyle w:val="ListParagraph"/>
        <w:numPr>
          <w:ilvl w:val="0"/>
          <w:numId w:val="20"/>
        </w:numPr>
        <w:spacing w:line="360" w:lineRule="auto"/>
        <w:ind w:left="1800"/>
        <w:jc w:val="both"/>
        <w:rPr>
          <w:rFonts w:ascii="Times New Roman" w:eastAsia="Times New Roman" w:hAnsi="Times New Roman" w:cs="Times New Roman"/>
        </w:rPr>
      </w:pPr>
      <w:r w:rsidRPr="008C1827">
        <w:rPr>
          <w:rFonts w:ascii="Times New Roman" w:eastAsia="Times New Roman" w:hAnsi="Times New Roman" w:cs="Times New Roman"/>
        </w:rPr>
        <w:t xml:space="preserve">Chief Technology Officer (CTO): </w:t>
      </w:r>
      <w:r w:rsidR="00CA110A" w:rsidRPr="008C1827">
        <w:rPr>
          <w:rFonts w:ascii="Times New Roman" w:eastAsia="Times New Roman" w:hAnsi="Times New Roman" w:cs="Times New Roman"/>
        </w:rPr>
        <w:t>Rafi Aldino</w:t>
      </w:r>
    </w:p>
    <w:p w14:paraId="010C507E" w14:textId="0A0AEEDC" w:rsidR="001E1341" w:rsidRPr="008C1827" w:rsidRDefault="001E1341" w:rsidP="008C1827">
      <w:pPr>
        <w:pStyle w:val="ListParagraph"/>
        <w:numPr>
          <w:ilvl w:val="0"/>
          <w:numId w:val="18"/>
        </w:numPr>
        <w:spacing w:line="360" w:lineRule="auto"/>
        <w:ind w:left="2160"/>
        <w:jc w:val="both"/>
        <w:rPr>
          <w:rFonts w:ascii="Times New Roman" w:eastAsia="Times New Roman" w:hAnsi="Times New Roman" w:cs="Times New Roman"/>
        </w:rPr>
      </w:pPr>
      <w:r w:rsidRPr="008C1827">
        <w:rPr>
          <w:rFonts w:ascii="Times New Roman" w:eastAsia="Times New Roman" w:hAnsi="Times New Roman" w:cs="Times New Roman"/>
        </w:rPr>
        <w:t>Mengelola pengembangan teknologi informasi dan infrastruktur aplikasi.</w:t>
      </w:r>
    </w:p>
    <w:p w14:paraId="50789DAE" w14:textId="0F5C528A" w:rsidR="001E1341" w:rsidRPr="008C1827" w:rsidRDefault="001E1341" w:rsidP="008C1827">
      <w:pPr>
        <w:pStyle w:val="ListParagraph"/>
        <w:numPr>
          <w:ilvl w:val="0"/>
          <w:numId w:val="18"/>
        </w:numPr>
        <w:spacing w:line="360" w:lineRule="auto"/>
        <w:ind w:left="2160"/>
        <w:jc w:val="both"/>
        <w:rPr>
          <w:rFonts w:ascii="Times New Roman" w:eastAsia="Times New Roman" w:hAnsi="Times New Roman" w:cs="Times New Roman"/>
        </w:rPr>
      </w:pPr>
      <w:r w:rsidRPr="008C1827">
        <w:rPr>
          <w:rFonts w:ascii="Times New Roman" w:eastAsia="Times New Roman" w:hAnsi="Times New Roman" w:cs="Times New Roman"/>
        </w:rPr>
        <w:t>Memastikan keamanan dan kinerja aplikasi X-Pedisi.</w:t>
      </w:r>
    </w:p>
    <w:p w14:paraId="3E4606FC" w14:textId="75C78149" w:rsidR="001E1341" w:rsidRPr="008C1827" w:rsidRDefault="001E1341" w:rsidP="008C1827">
      <w:pPr>
        <w:pStyle w:val="ListParagraph"/>
        <w:numPr>
          <w:ilvl w:val="0"/>
          <w:numId w:val="20"/>
        </w:numPr>
        <w:tabs>
          <w:tab w:val="left" w:pos="2430"/>
        </w:tabs>
        <w:spacing w:line="360" w:lineRule="auto"/>
        <w:ind w:left="1800"/>
        <w:jc w:val="both"/>
        <w:rPr>
          <w:rFonts w:ascii="Times New Roman" w:eastAsia="Times New Roman" w:hAnsi="Times New Roman" w:cs="Times New Roman"/>
        </w:rPr>
      </w:pPr>
      <w:r w:rsidRPr="008C1827">
        <w:rPr>
          <w:rFonts w:ascii="Times New Roman" w:eastAsia="Times New Roman" w:hAnsi="Times New Roman" w:cs="Times New Roman"/>
        </w:rPr>
        <w:t>Chief Marketing Officer (CMO): Valen Claudia</w:t>
      </w:r>
      <w:r w:rsidR="00B21DBA" w:rsidRPr="008C1827">
        <w:rPr>
          <w:rFonts w:ascii="Times New Roman" w:eastAsia="Times New Roman" w:hAnsi="Times New Roman" w:cs="Times New Roman"/>
        </w:rPr>
        <w:t xml:space="preserve"> Chuardi</w:t>
      </w:r>
    </w:p>
    <w:p w14:paraId="1F86D0A2" w14:textId="4BE0796D" w:rsidR="001E1341" w:rsidRPr="008C1827" w:rsidRDefault="001E1341" w:rsidP="008C1827">
      <w:pPr>
        <w:pStyle w:val="ListParagraph"/>
        <w:numPr>
          <w:ilvl w:val="0"/>
          <w:numId w:val="18"/>
        </w:numPr>
        <w:spacing w:line="360" w:lineRule="auto"/>
        <w:ind w:left="2160"/>
        <w:jc w:val="both"/>
        <w:rPr>
          <w:rFonts w:ascii="Times New Roman" w:eastAsia="Times New Roman" w:hAnsi="Times New Roman" w:cs="Times New Roman"/>
        </w:rPr>
      </w:pPr>
      <w:r w:rsidRPr="008C1827">
        <w:rPr>
          <w:rFonts w:ascii="Times New Roman" w:eastAsia="Times New Roman" w:hAnsi="Times New Roman" w:cs="Times New Roman"/>
        </w:rPr>
        <w:t>Merancang strategi pemasaran dan branding perusahaan.</w:t>
      </w:r>
    </w:p>
    <w:p w14:paraId="0AC5834B" w14:textId="578E6997" w:rsidR="001E1341" w:rsidRPr="008C1827" w:rsidRDefault="001E1341" w:rsidP="008C1827">
      <w:pPr>
        <w:pStyle w:val="ListParagraph"/>
        <w:numPr>
          <w:ilvl w:val="0"/>
          <w:numId w:val="18"/>
        </w:numPr>
        <w:tabs>
          <w:tab w:val="left" w:pos="2520"/>
        </w:tabs>
        <w:spacing w:line="360" w:lineRule="auto"/>
        <w:ind w:left="2160"/>
        <w:jc w:val="both"/>
        <w:rPr>
          <w:rFonts w:ascii="Times New Roman" w:eastAsia="Times New Roman" w:hAnsi="Times New Roman" w:cs="Times New Roman"/>
        </w:rPr>
      </w:pPr>
      <w:r w:rsidRPr="008C1827">
        <w:rPr>
          <w:rFonts w:ascii="Times New Roman" w:eastAsia="Times New Roman" w:hAnsi="Times New Roman" w:cs="Times New Roman"/>
        </w:rPr>
        <w:t>Mengelola kampanye pemasaran digital, iklan, dan hubungan media.</w:t>
      </w:r>
    </w:p>
    <w:p w14:paraId="0E45394A" w14:textId="77777777" w:rsidR="008C1827" w:rsidRPr="008C1827" w:rsidRDefault="008C1827" w:rsidP="008C1827">
      <w:pPr>
        <w:tabs>
          <w:tab w:val="left" w:pos="2520"/>
        </w:tabs>
        <w:spacing w:line="360" w:lineRule="auto"/>
        <w:jc w:val="both"/>
        <w:rPr>
          <w:rFonts w:ascii="Times New Roman" w:eastAsia="Times New Roman" w:hAnsi="Times New Roman" w:cs="Times New Roman"/>
        </w:rPr>
      </w:pPr>
    </w:p>
    <w:p w14:paraId="11B5F1DC" w14:textId="35FD2D7A" w:rsidR="003F122A" w:rsidRPr="008C1827" w:rsidRDefault="004007DC" w:rsidP="008C1827">
      <w:pPr>
        <w:pStyle w:val="Heading2"/>
        <w:ind w:left="720" w:hanging="720"/>
        <w:rPr>
          <w:rFonts w:eastAsia="Times New Roman"/>
        </w:rPr>
      </w:pPr>
      <w:bookmarkStart w:id="14" w:name="_Toc162296159"/>
      <w:r w:rsidRPr="008C1827">
        <w:rPr>
          <w:rFonts w:eastAsia="Times New Roman"/>
        </w:rPr>
        <w:t>Categorizing E-Commerce Business Models</w:t>
      </w:r>
      <w:bookmarkEnd w:id="14"/>
    </w:p>
    <w:p w14:paraId="5658236C" w14:textId="70855A4C" w:rsidR="004A4A06" w:rsidRPr="008C1827" w:rsidRDefault="00333C98" w:rsidP="008C1827">
      <w:pPr>
        <w:spacing w:line="360" w:lineRule="auto"/>
        <w:ind w:left="540" w:firstLine="540"/>
        <w:jc w:val="both"/>
        <w:rPr>
          <w:rFonts w:ascii="Times New Roman" w:eastAsia="Times New Roman" w:hAnsi="Times New Roman" w:cs="Times New Roman"/>
        </w:rPr>
      </w:pPr>
      <w:r w:rsidRPr="008C1827">
        <w:rPr>
          <w:rFonts w:ascii="Times New Roman" w:eastAsia="Times New Roman" w:hAnsi="Times New Roman" w:cs="Times New Roman"/>
        </w:rPr>
        <w:t xml:space="preserve">Dalam perancangan Business Model, X-Pedisi </w:t>
      </w:r>
      <w:r w:rsidR="00C208DC" w:rsidRPr="008C1827">
        <w:rPr>
          <w:rFonts w:ascii="Times New Roman" w:eastAsia="Times New Roman" w:hAnsi="Times New Roman" w:cs="Times New Roman"/>
        </w:rPr>
        <w:t xml:space="preserve">dapat memenuhi seluruh proses model bisnis. </w:t>
      </w:r>
      <w:r w:rsidR="002C6982" w:rsidRPr="008C1827">
        <w:rPr>
          <w:rFonts w:ascii="Times New Roman" w:eastAsia="Times New Roman" w:hAnsi="Times New Roman" w:cs="Times New Roman"/>
        </w:rPr>
        <w:t>Berikut adalah rancangan kategorisasi Business Model perusahaan X-Pedisi:</w:t>
      </w:r>
    </w:p>
    <w:p w14:paraId="37B7D559" w14:textId="0759D274" w:rsidR="002C6982" w:rsidRPr="008C1827" w:rsidRDefault="002C6982" w:rsidP="008C1827">
      <w:pPr>
        <w:pStyle w:val="ListParagraph"/>
        <w:numPr>
          <w:ilvl w:val="0"/>
          <w:numId w:val="21"/>
        </w:numPr>
        <w:spacing w:line="360" w:lineRule="auto"/>
        <w:ind w:left="1080"/>
        <w:jc w:val="both"/>
        <w:rPr>
          <w:rFonts w:ascii="Times New Roman" w:eastAsia="Times New Roman" w:hAnsi="Times New Roman" w:cs="Times New Roman"/>
        </w:rPr>
      </w:pPr>
      <w:r w:rsidRPr="008C1827">
        <w:rPr>
          <w:rFonts w:ascii="Times New Roman" w:eastAsia="Times New Roman" w:hAnsi="Times New Roman" w:cs="Times New Roman"/>
        </w:rPr>
        <w:t>B2B (Business to Business)</w:t>
      </w:r>
    </w:p>
    <w:p w14:paraId="76005826" w14:textId="4BC301C1" w:rsidR="002C6982" w:rsidRPr="008C1827" w:rsidRDefault="002C6982" w:rsidP="008C1827">
      <w:pPr>
        <w:pStyle w:val="ListParagraph"/>
        <w:spacing w:line="360" w:lineRule="auto"/>
        <w:ind w:left="1080" w:firstLine="360"/>
        <w:jc w:val="both"/>
        <w:rPr>
          <w:rFonts w:ascii="Times New Roman" w:eastAsia="Times New Roman" w:hAnsi="Times New Roman" w:cs="Times New Roman"/>
        </w:rPr>
      </w:pPr>
      <w:r w:rsidRPr="008C1827">
        <w:rPr>
          <w:rFonts w:ascii="Times New Roman" w:eastAsia="Times New Roman" w:hAnsi="Times New Roman" w:cs="Times New Roman"/>
        </w:rPr>
        <w:t>X-Pedisi dapat menawarkan solusi pengiriman untuk bisnis e-commerce yang membutuhkan pengiriman dalam jumlah besar, seperti distributor atau grosir online.</w:t>
      </w:r>
    </w:p>
    <w:p w14:paraId="6E3A5574" w14:textId="217E511C" w:rsidR="002C6982" w:rsidRPr="008C1827" w:rsidRDefault="002C6982" w:rsidP="008C1827">
      <w:pPr>
        <w:pStyle w:val="ListParagraph"/>
        <w:numPr>
          <w:ilvl w:val="0"/>
          <w:numId w:val="21"/>
        </w:numPr>
        <w:spacing w:line="360" w:lineRule="auto"/>
        <w:ind w:left="1080"/>
        <w:jc w:val="both"/>
        <w:rPr>
          <w:rFonts w:ascii="Times New Roman" w:eastAsia="Times New Roman" w:hAnsi="Times New Roman" w:cs="Times New Roman"/>
        </w:rPr>
      </w:pPr>
      <w:r w:rsidRPr="008C1827">
        <w:rPr>
          <w:rFonts w:ascii="Times New Roman" w:eastAsia="Times New Roman" w:hAnsi="Times New Roman" w:cs="Times New Roman"/>
        </w:rPr>
        <w:t>B2C (Business to Consumer)</w:t>
      </w:r>
    </w:p>
    <w:p w14:paraId="0642A5BD" w14:textId="154F31B5" w:rsidR="002C6982" w:rsidRPr="008C1827" w:rsidRDefault="002C6982" w:rsidP="008C1827">
      <w:pPr>
        <w:pStyle w:val="ListParagraph"/>
        <w:tabs>
          <w:tab w:val="left" w:pos="1530"/>
        </w:tabs>
        <w:spacing w:line="360" w:lineRule="auto"/>
        <w:ind w:left="1080" w:firstLine="360"/>
        <w:jc w:val="both"/>
        <w:rPr>
          <w:rFonts w:ascii="Times New Roman" w:eastAsia="Times New Roman" w:hAnsi="Times New Roman" w:cs="Times New Roman"/>
        </w:rPr>
      </w:pPr>
      <w:r w:rsidRPr="008C1827">
        <w:rPr>
          <w:rFonts w:ascii="Times New Roman" w:eastAsia="Times New Roman" w:hAnsi="Times New Roman" w:cs="Times New Roman"/>
        </w:rPr>
        <w:t>Platform X-Pedisi dapat digunakan oleh konsumen untuk mengatur pengiriman barang pribadi mereka, seperti pengiriman barang belanjaan online.</w:t>
      </w:r>
    </w:p>
    <w:p w14:paraId="4E9DEA54" w14:textId="0E6F14FA" w:rsidR="00157050" w:rsidRPr="008C1827" w:rsidRDefault="002C6982" w:rsidP="008C1827">
      <w:pPr>
        <w:pStyle w:val="ListParagraph"/>
        <w:numPr>
          <w:ilvl w:val="0"/>
          <w:numId w:val="21"/>
        </w:numPr>
        <w:spacing w:line="360" w:lineRule="auto"/>
        <w:ind w:left="1080"/>
        <w:jc w:val="both"/>
        <w:rPr>
          <w:rFonts w:ascii="Times New Roman" w:eastAsia="Times New Roman" w:hAnsi="Times New Roman" w:cs="Times New Roman"/>
        </w:rPr>
      </w:pPr>
      <w:r w:rsidRPr="008C1827">
        <w:rPr>
          <w:rFonts w:ascii="Times New Roman" w:eastAsia="Times New Roman" w:hAnsi="Times New Roman" w:cs="Times New Roman"/>
        </w:rPr>
        <w:t>C2C</w:t>
      </w:r>
      <w:r w:rsidR="00157050" w:rsidRPr="008C1827">
        <w:rPr>
          <w:rFonts w:ascii="Times New Roman" w:eastAsia="Times New Roman" w:hAnsi="Times New Roman" w:cs="Times New Roman"/>
        </w:rPr>
        <w:t xml:space="preserve"> (Consumer to Consumer)</w:t>
      </w:r>
    </w:p>
    <w:p w14:paraId="45DD07EB" w14:textId="33826B2A" w:rsidR="002C6982" w:rsidRPr="008C1827" w:rsidRDefault="002C6982" w:rsidP="008C1827">
      <w:pPr>
        <w:pStyle w:val="ListParagraph"/>
        <w:spacing w:line="360" w:lineRule="auto"/>
        <w:ind w:left="1080" w:firstLine="360"/>
        <w:jc w:val="both"/>
        <w:rPr>
          <w:rFonts w:ascii="Times New Roman" w:eastAsia="Times New Roman" w:hAnsi="Times New Roman" w:cs="Times New Roman"/>
        </w:rPr>
      </w:pPr>
      <w:r w:rsidRPr="008C1827">
        <w:rPr>
          <w:rFonts w:ascii="Times New Roman" w:eastAsia="Times New Roman" w:hAnsi="Times New Roman" w:cs="Times New Roman"/>
        </w:rPr>
        <w:t>X-Pedisi menyediakan platform bagi individu untuk mengirim barang antar sesama pengguna, seperti pengiriman barang dari individu yang menjual barang bekas.</w:t>
      </w:r>
    </w:p>
    <w:p w14:paraId="331FA613" w14:textId="417BA9DE" w:rsidR="00157050" w:rsidRPr="008C1827" w:rsidRDefault="002C6982" w:rsidP="008C1827">
      <w:pPr>
        <w:pStyle w:val="ListParagraph"/>
        <w:numPr>
          <w:ilvl w:val="0"/>
          <w:numId w:val="21"/>
        </w:numPr>
        <w:tabs>
          <w:tab w:val="left" w:pos="1530"/>
        </w:tabs>
        <w:spacing w:line="360" w:lineRule="auto"/>
        <w:ind w:left="1080"/>
        <w:jc w:val="both"/>
        <w:rPr>
          <w:rFonts w:ascii="Times New Roman" w:eastAsia="Times New Roman" w:hAnsi="Times New Roman" w:cs="Times New Roman"/>
        </w:rPr>
      </w:pPr>
      <w:r w:rsidRPr="008C1827">
        <w:rPr>
          <w:rFonts w:ascii="Times New Roman" w:eastAsia="Times New Roman" w:hAnsi="Times New Roman" w:cs="Times New Roman"/>
        </w:rPr>
        <w:t>C2B</w:t>
      </w:r>
      <w:r w:rsidR="00157050" w:rsidRPr="008C1827">
        <w:rPr>
          <w:rFonts w:ascii="Times New Roman" w:eastAsia="Times New Roman" w:hAnsi="Times New Roman" w:cs="Times New Roman"/>
        </w:rPr>
        <w:t xml:space="preserve"> (Consumer to Business)</w:t>
      </w:r>
    </w:p>
    <w:p w14:paraId="4B85AE6B" w14:textId="3D809E7C" w:rsidR="002C6982" w:rsidRPr="008C1827" w:rsidRDefault="002C6982" w:rsidP="008C1827">
      <w:pPr>
        <w:pStyle w:val="ListParagraph"/>
        <w:spacing w:line="360" w:lineRule="auto"/>
        <w:ind w:left="1080" w:firstLine="360"/>
        <w:jc w:val="both"/>
        <w:rPr>
          <w:rFonts w:ascii="Times New Roman" w:eastAsia="Times New Roman" w:hAnsi="Times New Roman" w:cs="Times New Roman"/>
        </w:rPr>
      </w:pPr>
      <w:r w:rsidRPr="008C1827">
        <w:rPr>
          <w:rFonts w:ascii="Times New Roman" w:eastAsia="Times New Roman" w:hAnsi="Times New Roman" w:cs="Times New Roman"/>
        </w:rPr>
        <w:t>Misalnya, X-Pedisi memungkinkan pengguna untuk membuat permintaan pengiriman dan memberikan penawaran kepada penyedia layanan ekspedisi.</w:t>
      </w:r>
    </w:p>
    <w:p w14:paraId="49708F96" w14:textId="12F36AC4" w:rsidR="00333C98" w:rsidRPr="008C1827" w:rsidRDefault="002C6982" w:rsidP="008C1827">
      <w:pPr>
        <w:pStyle w:val="ListParagraph"/>
        <w:numPr>
          <w:ilvl w:val="0"/>
          <w:numId w:val="21"/>
        </w:numPr>
        <w:spacing w:line="360" w:lineRule="auto"/>
        <w:ind w:left="1080"/>
        <w:jc w:val="both"/>
        <w:rPr>
          <w:rFonts w:ascii="Times New Roman" w:eastAsia="Times New Roman" w:hAnsi="Times New Roman" w:cs="Times New Roman"/>
        </w:rPr>
      </w:pPr>
      <w:r w:rsidRPr="008C1827">
        <w:rPr>
          <w:rFonts w:ascii="Times New Roman" w:eastAsia="Times New Roman" w:hAnsi="Times New Roman" w:cs="Times New Roman"/>
        </w:rPr>
        <w:t>B2G/G2B</w:t>
      </w:r>
      <w:r w:rsidR="00157050" w:rsidRPr="008C1827">
        <w:rPr>
          <w:rFonts w:ascii="Times New Roman" w:eastAsia="Times New Roman" w:hAnsi="Times New Roman" w:cs="Times New Roman"/>
        </w:rPr>
        <w:t xml:space="preserve"> (Business to Government</w:t>
      </w:r>
      <w:r w:rsidR="00333C98" w:rsidRPr="008C1827">
        <w:rPr>
          <w:rFonts w:ascii="Times New Roman" w:eastAsia="Times New Roman" w:hAnsi="Times New Roman" w:cs="Times New Roman"/>
        </w:rPr>
        <w:t>/Goverment to Business)</w:t>
      </w:r>
    </w:p>
    <w:p w14:paraId="09F8A020" w14:textId="3F2E5A6E" w:rsidR="002C6982" w:rsidRPr="008C1827" w:rsidRDefault="002C6982" w:rsidP="008C1827">
      <w:pPr>
        <w:pStyle w:val="ListParagraph"/>
        <w:spacing w:line="360" w:lineRule="auto"/>
        <w:ind w:left="1080" w:firstLine="360"/>
        <w:jc w:val="both"/>
        <w:rPr>
          <w:rFonts w:ascii="Times New Roman" w:eastAsia="Times New Roman" w:hAnsi="Times New Roman" w:cs="Times New Roman"/>
        </w:rPr>
      </w:pPr>
      <w:r w:rsidRPr="008C1827">
        <w:rPr>
          <w:rFonts w:ascii="Times New Roman" w:eastAsia="Times New Roman" w:hAnsi="Times New Roman" w:cs="Times New Roman"/>
        </w:rPr>
        <w:t>X-Pedisi dapat bekerja sama dengan pemerintah atau lembaga pemerintah untuk menyediakan layanan ekspedisi untuk proyek-proyek pemerintah atau pengiriman barang ke lembaga-lembaga pemerintah.</w:t>
      </w:r>
    </w:p>
    <w:p w14:paraId="6A74B2FE" w14:textId="4123B95D" w:rsidR="00CC7C9E" w:rsidRPr="008C1827" w:rsidRDefault="00CC7C9E" w:rsidP="008C1827">
      <w:pPr>
        <w:pStyle w:val="Heading1"/>
        <w:jc w:val="both"/>
        <w:rPr>
          <w:rFonts w:eastAsia="Times New Roman"/>
          <w:sz w:val="22"/>
          <w:szCs w:val="22"/>
        </w:rPr>
      </w:pPr>
    </w:p>
    <w:p w14:paraId="150D468B" w14:textId="763E7F02" w:rsidR="7C3EC760" w:rsidRPr="008C1827" w:rsidRDefault="7C3EC760" w:rsidP="008C1827">
      <w:pPr>
        <w:spacing w:line="360" w:lineRule="auto"/>
        <w:rPr>
          <w:rFonts w:ascii="Times New Roman" w:hAnsi="Times New Roman" w:cs="Times New Roman"/>
        </w:rPr>
      </w:pPr>
      <w:r w:rsidRPr="008C1827">
        <w:rPr>
          <w:rFonts w:ascii="Times New Roman" w:hAnsi="Times New Roman" w:cs="Times New Roman"/>
        </w:rPr>
        <w:br w:type="page"/>
      </w:r>
    </w:p>
    <w:p w14:paraId="172CE812" w14:textId="6C71F298" w:rsidR="00A54FF9" w:rsidRPr="008C1827" w:rsidRDefault="5407C7E4" w:rsidP="008C1827">
      <w:pPr>
        <w:pStyle w:val="Heading1"/>
        <w:rPr>
          <w:rFonts w:eastAsia="Times New Roman"/>
          <w:sz w:val="22"/>
          <w:szCs w:val="22"/>
        </w:rPr>
      </w:pPr>
      <w:bookmarkStart w:id="15" w:name="_Toc162296160"/>
      <w:r w:rsidRPr="008C1827">
        <w:rPr>
          <w:rFonts w:eastAsia="Times New Roman"/>
          <w:sz w:val="22"/>
          <w:szCs w:val="22"/>
        </w:rPr>
        <w:lastRenderedPageBreak/>
        <w:t>BAB II</w:t>
      </w:r>
      <w:bookmarkEnd w:id="15"/>
    </w:p>
    <w:p w14:paraId="2F0EF08D" w14:textId="7AF0E47B" w:rsidR="000C322B" w:rsidRPr="008C1827" w:rsidRDefault="5407C7E4" w:rsidP="008C1827">
      <w:pPr>
        <w:pStyle w:val="Heading1"/>
        <w:rPr>
          <w:rFonts w:eastAsia="Times New Roman"/>
          <w:sz w:val="22"/>
          <w:szCs w:val="22"/>
        </w:rPr>
      </w:pPr>
      <w:bookmarkStart w:id="16" w:name="_Toc162296161"/>
      <w:r w:rsidRPr="008C1827">
        <w:rPr>
          <w:rFonts w:eastAsia="Times New Roman"/>
          <w:sz w:val="22"/>
          <w:szCs w:val="22"/>
        </w:rPr>
        <w:t>A SYSTEMATIC APPROACH</w:t>
      </w:r>
      <w:bookmarkStart w:id="17" w:name="_Toc162208343"/>
      <w:bookmarkStart w:id="18" w:name="_Toc162208504"/>
      <w:bookmarkStart w:id="19" w:name="_Toc162208552"/>
      <w:bookmarkStart w:id="20" w:name="_Toc162208648"/>
      <w:bookmarkStart w:id="21" w:name="_Toc162214241"/>
      <w:bookmarkEnd w:id="16"/>
      <w:bookmarkEnd w:id="17"/>
      <w:bookmarkEnd w:id="18"/>
      <w:bookmarkEnd w:id="19"/>
      <w:bookmarkEnd w:id="20"/>
      <w:bookmarkEnd w:id="21"/>
    </w:p>
    <w:p w14:paraId="6DC3B44B" w14:textId="77777777" w:rsidR="0039567E" w:rsidRPr="008C1827" w:rsidRDefault="0039567E" w:rsidP="008C1827">
      <w:pPr>
        <w:pStyle w:val="ListParagraph"/>
        <w:numPr>
          <w:ilvl w:val="0"/>
          <w:numId w:val="13"/>
        </w:numPr>
        <w:spacing w:line="360" w:lineRule="auto"/>
        <w:jc w:val="both"/>
        <w:outlineLvl w:val="1"/>
        <w:rPr>
          <w:rFonts w:ascii="Times New Roman" w:eastAsia="Times New Roman" w:hAnsi="Times New Roman" w:cs="Times New Roman"/>
          <w:b/>
          <w:bCs/>
        </w:rPr>
      </w:pPr>
      <w:bookmarkStart w:id="22" w:name="_Toc162296162"/>
      <w:bookmarkEnd w:id="22"/>
    </w:p>
    <w:p w14:paraId="24DCDD02" w14:textId="43B0B95B" w:rsidR="004A4A06" w:rsidRPr="008C1827" w:rsidRDefault="004A4A06" w:rsidP="008C1827">
      <w:pPr>
        <w:pStyle w:val="Heading2"/>
        <w:ind w:left="720" w:hanging="720"/>
        <w:rPr>
          <w:rFonts w:eastAsia="Times New Roman"/>
        </w:rPr>
      </w:pPr>
      <w:bookmarkStart w:id="23" w:name="_Toc162296163"/>
      <w:r w:rsidRPr="008C1827">
        <w:rPr>
          <w:rFonts w:eastAsia="Times New Roman"/>
        </w:rPr>
        <w:t>SWOT</w:t>
      </w:r>
      <w:bookmarkEnd w:id="23"/>
    </w:p>
    <w:p w14:paraId="31F2A655" w14:textId="49C58CC5" w:rsidR="00925094" w:rsidRPr="008C1827" w:rsidRDefault="00925094"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Strengths (Kekuatan), Weaknesses (Kelemahan), Opportunities (Peluang), dan Threats (Ancaman). Ini </w:t>
      </w:r>
      <w:r w:rsidR="007D0556" w:rsidRPr="008C1827">
        <w:rPr>
          <w:rFonts w:ascii="Times New Roman" w:eastAsia="Times New Roman" w:hAnsi="Times New Roman" w:cs="Times New Roman"/>
        </w:rPr>
        <w:t>merupakan</w:t>
      </w:r>
      <w:r w:rsidRPr="008C1827">
        <w:rPr>
          <w:rFonts w:ascii="Times New Roman" w:eastAsia="Times New Roman" w:hAnsi="Times New Roman" w:cs="Times New Roman"/>
        </w:rPr>
        <w:t xml:space="preserve"> kerangka analisis yang umum digunakan dalam perencanaan strategis bisnis </w:t>
      </w:r>
      <w:r w:rsidR="005D4025" w:rsidRPr="008C1827">
        <w:rPr>
          <w:rFonts w:ascii="Times New Roman" w:eastAsia="Times New Roman" w:hAnsi="Times New Roman" w:cs="Times New Roman"/>
        </w:rPr>
        <w:t xml:space="preserve">untuk </w:t>
      </w:r>
      <w:r w:rsidRPr="008C1827">
        <w:rPr>
          <w:rFonts w:ascii="Times New Roman" w:eastAsia="Times New Roman" w:hAnsi="Times New Roman" w:cs="Times New Roman"/>
        </w:rPr>
        <w:t xml:space="preserve">membantu dalam mengevaluasi </w:t>
      </w:r>
      <w:r w:rsidR="005D4025" w:rsidRPr="008C1827">
        <w:rPr>
          <w:rFonts w:ascii="Times New Roman" w:eastAsia="Times New Roman" w:hAnsi="Times New Roman" w:cs="Times New Roman"/>
        </w:rPr>
        <w:t xml:space="preserve">faktor-faktor </w:t>
      </w:r>
      <w:r w:rsidRPr="008C1827">
        <w:rPr>
          <w:rFonts w:ascii="Times New Roman" w:eastAsia="Times New Roman" w:hAnsi="Times New Roman" w:cs="Times New Roman"/>
        </w:rPr>
        <w:t xml:space="preserve">internal </w:t>
      </w:r>
      <w:r w:rsidR="005D4025" w:rsidRPr="008C1827">
        <w:rPr>
          <w:rFonts w:ascii="Times New Roman" w:eastAsia="Times New Roman" w:hAnsi="Times New Roman" w:cs="Times New Roman"/>
        </w:rPr>
        <w:t xml:space="preserve">dan </w:t>
      </w:r>
      <w:r w:rsidRPr="008C1827">
        <w:rPr>
          <w:rFonts w:ascii="Times New Roman" w:eastAsia="Times New Roman" w:hAnsi="Times New Roman" w:cs="Times New Roman"/>
        </w:rPr>
        <w:t xml:space="preserve">serta peluang dan ancaman eksternal yang </w:t>
      </w:r>
      <w:r w:rsidR="00846D38" w:rsidRPr="008C1827">
        <w:rPr>
          <w:rFonts w:ascii="Times New Roman" w:eastAsia="Times New Roman" w:hAnsi="Times New Roman" w:cs="Times New Roman"/>
        </w:rPr>
        <w:t>dapat</w:t>
      </w:r>
      <w:r w:rsidRPr="008C1827">
        <w:rPr>
          <w:rFonts w:ascii="Times New Roman" w:eastAsia="Times New Roman" w:hAnsi="Times New Roman" w:cs="Times New Roman"/>
        </w:rPr>
        <w:t xml:space="preserve"> mempengaruhi kinerja bisnis. Dalam SWOT, kekuatan dan kelemahan internal dianalisis, sementara peluang dan ancaman eksternal diperhatikan. Dengan mengidentifikasi faktor-faktor ini, perusahaan dapat mengembangkan strategi yang lebih efektif untuk memaksimalkan kekuatan dan peluang, dan mengurangi kelemahan dan ancaman.</w:t>
      </w:r>
    </w:p>
    <w:p w14:paraId="33051DFE" w14:textId="529FF6C6" w:rsidR="004007DC" w:rsidRPr="008C1827" w:rsidRDefault="00AE0E28" w:rsidP="008C1827">
      <w:pPr>
        <w:pStyle w:val="Heading3"/>
        <w:numPr>
          <w:ilvl w:val="2"/>
          <w:numId w:val="8"/>
        </w:numPr>
        <w:ind w:left="1440"/>
        <w:rPr>
          <w:sz w:val="22"/>
          <w:szCs w:val="22"/>
        </w:rPr>
      </w:pPr>
      <w:bookmarkStart w:id="24" w:name="_Toc162296164"/>
      <w:r w:rsidRPr="008C1827">
        <w:rPr>
          <w:sz w:val="22"/>
          <w:szCs w:val="22"/>
        </w:rPr>
        <w:t>Strengths</w:t>
      </w:r>
      <w:bookmarkEnd w:id="24"/>
    </w:p>
    <w:p w14:paraId="20E6A754" w14:textId="4BD39525" w:rsidR="00762A00" w:rsidRPr="008C1827" w:rsidRDefault="002D1F8C" w:rsidP="008C1827">
      <w:pPr>
        <w:pStyle w:val="ListParagraph"/>
        <w:numPr>
          <w:ilvl w:val="0"/>
          <w:numId w:val="10"/>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Perkembangan teknologi</w:t>
      </w:r>
      <w:r w:rsidR="00451046" w:rsidRPr="008C1827">
        <w:rPr>
          <w:rFonts w:ascii="Times New Roman" w:eastAsia="Times New Roman" w:hAnsi="Times New Roman" w:cs="Times New Roman"/>
          <w:b/>
          <w:bCs/>
        </w:rPr>
        <w:t xml:space="preserve">. </w:t>
      </w:r>
      <w:r w:rsidR="00762A00" w:rsidRPr="008C1827">
        <w:rPr>
          <w:rFonts w:ascii="Times New Roman" w:eastAsia="Times New Roman" w:hAnsi="Times New Roman" w:cs="Times New Roman"/>
        </w:rPr>
        <w:t>Teknologi canggih memungkinkan transformasi dalam proses pengiriman, seperti pelacakan online, sistem otomasi, dan aplikasi mobile. Hal ini meningkatkan efisiensi dan transparansi dalam proses pengiriman.</w:t>
      </w:r>
    </w:p>
    <w:p w14:paraId="3ECE6300" w14:textId="1AE7ABD1" w:rsidR="002D1F8C" w:rsidRPr="008C1827" w:rsidRDefault="00006961" w:rsidP="008C1827">
      <w:pPr>
        <w:pStyle w:val="ListParagraph"/>
        <w:numPr>
          <w:ilvl w:val="0"/>
          <w:numId w:val="10"/>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Peningkatan permintaan</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Masyarakat semakin membutuhkan jasa ekspedisi, terutama untuk daerah terpencil dan belanja online.</w:t>
      </w:r>
      <w:r w:rsidR="00943479" w:rsidRPr="008C1827">
        <w:rPr>
          <w:rFonts w:ascii="Times New Roman" w:eastAsia="Times New Roman" w:hAnsi="Times New Roman" w:cs="Times New Roman"/>
        </w:rPr>
        <w:t xml:space="preserve"> Pertumbuhan e-commerce dan gaya hidup modern mendorong permintaan ini.</w:t>
      </w:r>
    </w:p>
    <w:p w14:paraId="3F790453" w14:textId="325D92D9" w:rsidR="00006961" w:rsidRPr="008C1827" w:rsidRDefault="00121A82" w:rsidP="008C1827">
      <w:pPr>
        <w:pStyle w:val="ListParagraph"/>
        <w:numPr>
          <w:ilvl w:val="0"/>
          <w:numId w:val="10"/>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Perubahan perilaku konsumen</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Kesempatan untuk berbelanja online dan kesibukan mendorong penggunaan jasa ekspedisi.</w:t>
      </w:r>
      <w:r w:rsidR="003B17B3" w:rsidRPr="008C1827">
        <w:rPr>
          <w:rFonts w:ascii="Times New Roman" w:eastAsia="Times New Roman" w:hAnsi="Times New Roman" w:cs="Times New Roman"/>
        </w:rPr>
        <w:t xml:space="preserve"> Konsumen menginginkan solusi praktis dan mudah untuk pengiriman barang.</w:t>
      </w:r>
    </w:p>
    <w:p w14:paraId="5CB89223" w14:textId="78003D4F" w:rsidR="00121A82" w:rsidRPr="008C1827" w:rsidRDefault="00717D9F" w:rsidP="008C1827">
      <w:pPr>
        <w:pStyle w:val="ListParagraph"/>
        <w:numPr>
          <w:ilvl w:val="0"/>
          <w:numId w:val="10"/>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Pertumbuhan ekonomi</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Daya beli masyarakat meningkat dan bisnis perdagangan online berkembang, meningkatkan kebutuhan akan jasa ekspedisi.</w:t>
      </w:r>
      <w:r w:rsidR="001F29D5" w:rsidRPr="008C1827">
        <w:rPr>
          <w:rFonts w:ascii="Times New Roman" w:eastAsia="Times New Roman" w:hAnsi="Times New Roman" w:cs="Times New Roman"/>
        </w:rPr>
        <w:t xml:space="preserve"> Hal ini membuka peluang pasar yang lebih besar bagi perusahaan ekspedisi.</w:t>
      </w:r>
    </w:p>
    <w:p w14:paraId="164DF381" w14:textId="5B05ED79" w:rsidR="00717D9F" w:rsidRPr="008C1827" w:rsidRDefault="00BE2E9D" w:rsidP="008C1827">
      <w:pPr>
        <w:pStyle w:val="ListParagraph"/>
        <w:numPr>
          <w:ilvl w:val="0"/>
          <w:numId w:val="10"/>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Elemen kunci dalam perdagangan dan logisti</w:t>
      </w:r>
      <w:r w:rsidR="0080607A" w:rsidRPr="008C1827">
        <w:rPr>
          <w:rFonts w:ascii="Times New Roman" w:eastAsia="Times New Roman" w:hAnsi="Times New Roman" w:cs="Times New Roman"/>
          <w:b/>
          <w:bCs/>
        </w:rPr>
        <w:t>k</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Jasa ekspedisi mendukung ekosistem perdagangan dan logistik yang terus berkembang.</w:t>
      </w:r>
      <w:r w:rsidR="001C5462" w:rsidRPr="008C1827">
        <w:rPr>
          <w:rFonts w:ascii="Times New Roman" w:eastAsia="Times New Roman" w:hAnsi="Times New Roman" w:cs="Times New Roman"/>
        </w:rPr>
        <w:t xml:space="preserve"> Hal ini menunjukkan peran penting jasa ekspedisi dalam perekonomian.</w:t>
      </w:r>
    </w:p>
    <w:p w14:paraId="075D5547" w14:textId="6161C9D9" w:rsidR="00BE2E9D" w:rsidRPr="008C1827" w:rsidRDefault="00AD6DB8" w:rsidP="008C1827">
      <w:pPr>
        <w:pStyle w:val="ListParagraph"/>
        <w:numPr>
          <w:ilvl w:val="0"/>
          <w:numId w:val="10"/>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lastRenderedPageBreak/>
        <w:t>Kenyamanan bagi konsumen</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Jasa ekspedisi memberikan solusi praktis untuk pengiriman barang.</w:t>
      </w:r>
      <w:r w:rsidR="00F942BC" w:rsidRPr="008C1827">
        <w:rPr>
          <w:rFonts w:ascii="Times New Roman" w:eastAsia="Times New Roman" w:hAnsi="Times New Roman" w:cs="Times New Roman"/>
        </w:rPr>
        <w:t xml:space="preserve"> Konsumen tidak perlu repot mengantarkan barang sendiri.</w:t>
      </w:r>
    </w:p>
    <w:p w14:paraId="5BCED750" w14:textId="71AF939D" w:rsidR="00AE3275" w:rsidRPr="008C1827" w:rsidRDefault="00BB7831" w:rsidP="008C1827">
      <w:pPr>
        <w:pStyle w:val="ListParagraph"/>
        <w:numPr>
          <w:ilvl w:val="0"/>
          <w:numId w:val="10"/>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Peluang bisnis</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Jasa ekspedisi membuka peluang bisnis yang signifikan di seluruh negeri.</w:t>
      </w:r>
      <w:r w:rsidR="000E3CBA" w:rsidRPr="008C1827">
        <w:rPr>
          <w:rFonts w:ascii="Times New Roman" w:eastAsia="Times New Roman" w:hAnsi="Times New Roman" w:cs="Times New Roman"/>
        </w:rPr>
        <w:t xml:space="preserve"> Hal ini menarik minat investor dan pengusaha untuk memasuki industri ini.</w:t>
      </w:r>
    </w:p>
    <w:p w14:paraId="3203B656" w14:textId="4103CFE2" w:rsidR="00AE0E28" w:rsidRPr="008C1827" w:rsidRDefault="00AE0E28" w:rsidP="008C1827">
      <w:pPr>
        <w:pStyle w:val="Heading3"/>
        <w:numPr>
          <w:ilvl w:val="2"/>
          <w:numId w:val="8"/>
        </w:numPr>
        <w:tabs>
          <w:tab w:val="left" w:pos="990"/>
        </w:tabs>
        <w:ind w:left="1440"/>
        <w:rPr>
          <w:sz w:val="22"/>
          <w:szCs w:val="22"/>
        </w:rPr>
      </w:pPr>
      <w:bookmarkStart w:id="25" w:name="_Toc162296165"/>
      <w:r w:rsidRPr="008C1827">
        <w:rPr>
          <w:sz w:val="22"/>
          <w:szCs w:val="22"/>
        </w:rPr>
        <w:t>Weakness</w:t>
      </w:r>
      <w:bookmarkEnd w:id="25"/>
    </w:p>
    <w:p w14:paraId="4A28E82B" w14:textId="64068D79" w:rsidR="00B56D24" w:rsidRPr="008C1827" w:rsidRDefault="005E24BE" w:rsidP="008C1827">
      <w:pPr>
        <w:pStyle w:val="ListParagraph"/>
        <w:numPr>
          <w:ilvl w:val="0"/>
          <w:numId w:val="9"/>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Persaingan ketat</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Banyak perusahaan jasa ekspedisi di pasar, menyebabkan persaingan harga dan layanan.</w:t>
      </w:r>
      <w:r w:rsidR="007919AF" w:rsidRPr="008C1827">
        <w:rPr>
          <w:rFonts w:ascii="Times New Roman" w:eastAsia="Times New Roman" w:hAnsi="Times New Roman" w:cs="Times New Roman"/>
        </w:rPr>
        <w:t xml:space="preserve"> Hal ini dapat menekan keuntungan perusahaan.</w:t>
      </w:r>
    </w:p>
    <w:p w14:paraId="3B900B6E" w14:textId="1F21C676" w:rsidR="005E24BE" w:rsidRPr="008C1827" w:rsidRDefault="00332775" w:rsidP="008C1827">
      <w:pPr>
        <w:pStyle w:val="ListParagraph"/>
        <w:numPr>
          <w:ilvl w:val="0"/>
          <w:numId w:val="9"/>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Ketersediaan infrastruktur</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Keterbatasan infrastruktur di beberapa daerah dapat menghambat kelancaran pengiriman</w:t>
      </w:r>
      <w:r w:rsidR="002737CD" w:rsidRPr="008C1827">
        <w:rPr>
          <w:rFonts w:ascii="Times New Roman" w:eastAsia="Times New Roman" w:hAnsi="Times New Roman" w:cs="Times New Roman"/>
        </w:rPr>
        <w:t>, seperti jalan yang rusak dan akses yang sulit</w:t>
      </w:r>
      <w:r w:rsidRPr="008C1827">
        <w:rPr>
          <w:rFonts w:ascii="Times New Roman" w:eastAsia="Times New Roman" w:hAnsi="Times New Roman" w:cs="Times New Roman"/>
        </w:rPr>
        <w:t>.</w:t>
      </w:r>
    </w:p>
    <w:p w14:paraId="47880ECF" w14:textId="2ACE97B3" w:rsidR="00332775" w:rsidRPr="008C1827" w:rsidRDefault="00A12CEE" w:rsidP="008C1827">
      <w:pPr>
        <w:pStyle w:val="ListParagraph"/>
        <w:numPr>
          <w:ilvl w:val="0"/>
          <w:numId w:val="9"/>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Kualitas layanan</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Masih terdapat variasi kualitas layanan di antara perusahaan ekspedisi.</w:t>
      </w:r>
      <w:r w:rsidR="003520B0" w:rsidRPr="008C1827">
        <w:rPr>
          <w:rFonts w:ascii="Times New Roman" w:eastAsia="Times New Roman" w:hAnsi="Times New Roman" w:cs="Times New Roman"/>
        </w:rPr>
        <w:t xml:space="preserve"> Hal ini dapat memengaruhi kepuasan pelanggan.</w:t>
      </w:r>
    </w:p>
    <w:p w14:paraId="2491CD30" w14:textId="645AD56F" w:rsidR="00A12CEE" w:rsidRPr="008C1827" w:rsidRDefault="00AE2647" w:rsidP="008C1827">
      <w:pPr>
        <w:pStyle w:val="ListParagraph"/>
        <w:numPr>
          <w:ilvl w:val="0"/>
          <w:numId w:val="9"/>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Kasus kehilangan dan kerusakan barang</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Kehilangan dan kerusakan barang masih menjadi isu yang perlu dibenahi.</w:t>
      </w:r>
      <w:r w:rsidR="00680527" w:rsidRPr="008C1827">
        <w:rPr>
          <w:rFonts w:ascii="Times New Roman" w:eastAsia="Times New Roman" w:hAnsi="Times New Roman" w:cs="Times New Roman"/>
        </w:rPr>
        <w:t xml:space="preserve"> Hal ini dapat menimbulkan kerugian bagi pelanggan dan perusahaan.</w:t>
      </w:r>
    </w:p>
    <w:p w14:paraId="18985FAF" w14:textId="663384AA" w:rsidR="00AE2647" w:rsidRPr="008C1827" w:rsidRDefault="00725EDE" w:rsidP="008C1827">
      <w:pPr>
        <w:pStyle w:val="ListParagraph"/>
        <w:numPr>
          <w:ilvl w:val="0"/>
          <w:numId w:val="9"/>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Kesalahan dalam proses pengiriman</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Kesalahan seperti keterlambatan dan salah alamat masih terjadi.</w:t>
      </w:r>
      <w:r w:rsidR="005F059C" w:rsidRPr="008C1827">
        <w:rPr>
          <w:rFonts w:ascii="Times New Roman" w:eastAsia="Times New Roman" w:hAnsi="Times New Roman" w:cs="Times New Roman"/>
        </w:rPr>
        <w:t xml:space="preserve"> Hal ini dapat menimbulkan kerugian bagi pelanggan dan perusahaan.</w:t>
      </w:r>
    </w:p>
    <w:p w14:paraId="5707E5CB" w14:textId="0D34CBC6" w:rsidR="00725EDE" w:rsidRPr="008C1827" w:rsidRDefault="005F08FB" w:rsidP="008C1827">
      <w:pPr>
        <w:pStyle w:val="ListParagraph"/>
        <w:numPr>
          <w:ilvl w:val="0"/>
          <w:numId w:val="9"/>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Keterampilan SDM</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Keterbatasan keterampilan SDM dalam menangani teknologi dan layanan pelanggan.</w:t>
      </w:r>
      <w:r w:rsidR="00741C32" w:rsidRPr="008C1827">
        <w:rPr>
          <w:rFonts w:ascii="Times New Roman" w:eastAsia="Times New Roman" w:hAnsi="Times New Roman" w:cs="Times New Roman"/>
        </w:rPr>
        <w:t xml:space="preserve"> Hal ini dapat menghambat peningkatan kualitas layanan.</w:t>
      </w:r>
    </w:p>
    <w:p w14:paraId="2F06E7FE" w14:textId="6BF35D6B" w:rsidR="00AE0E28" w:rsidRPr="008C1827" w:rsidRDefault="00AE0E28" w:rsidP="008C1827">
      <w:pPr>
        <w:pStyle w:val="Heading3"/>
        <w:numPr>
          <w:ilvl w:val="2"/>
          <w:numId w:val="8"/>
        </w:numPr>
        <w:ind w:left="1350" w:hanging="630"/>
        <w:rPr>
          <w:sz w:val="22"/>
          <w:szCs w:val="22"/>
        </w:rPr>
      </w:pPr>
      <w:bookmarkStart w:id="26" w:name="_Toc162296166"/>
      <w:r w:rsidRPr="008C1827">
        <w:rPr>
          <w:sz w:val="22"/>
          <w:szCs w:val="22"/>
        </w:rPr>
        <w:t>Opportunities</w:t>
      </w:r>
      <w:bookmarkEnd w:id="26"/>
    </w:p>
    <w:p w14:paraId="1C3AFE61" w14:textId="0AC55D49" w:rsidR="000D7AE1" w:rsidRPr="008C1827" w:rsidRDefault="002645B5" w:rsidP="008C1827">
      <w:pPr>
        <w:pStyle w:val="ListParagraph"/>
        <w:numPr>
          <w:ilvl w:val="0"/>
          <w:numId w:val="11"/>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Perkembangan teknologi</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Peluang untuk memanfaatkan teknologi baru untuk meningkatkan efisiensi dan kualitas layanan.</w:t>
      </w:r>
    </w:p>
    <w:p w14:paraId="3A62D624" w14:textId="2231D6CB" w:rsidR="002645B5" w:rsidRPr="008C1827" w:rsidRDefault="00DE63A2" w:rsidP="008C1827">
      <w:pPr>
        <w:pStyle w:val="ListParagraph"/>
        <w:numPr>
          <w:ilvl w:val="0"/>
          <w:numId w:val="11"/>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Pertumbuhan e-commerce</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Meningkatnya permintaan jasa ekspedisi seiring dengan perkembangan e-commerce.</w:t>
      </w:r>
      <w:r w:rsidR="00F12C05" w:rsidRPr="008C1827">
        <w:rPr>
          <w:rFonts w:ascii="Times New Roman" w:eastAsia="Times New Roman" w:hAnsi="Times New Roman" w:cs="Times New Roman"/>
        </w:rPr>
        <w:t xml:space="preserve"> Hal ini membuka peluang pasar yang besar bagi perusahaan ekspedisi.</w:t>
      </w:r>
    </w:p>
    <w:p w14:paraId="786EF7B7" w14:textId="31A6136A" w:rsidR="00DE63A2" w:rsidRPr="008C1827" w:rsidRDefault="009F0F7C" w:rsidP="008C1827">
      <w:pPr>
        <w:pStyle w:val="ListParagraph"/>
        <w:numPr>
          <w:ilvl w:val="0"/>
          <w:numId w:val="11"/>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Ekspansi ke daerah baru</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Peluang untuk menjangkau dan melayani daerah-daerah yang belum terlayani dengan baik.</w:t>
      </w:r>
      <w:r w:rsidR="00F12C05" w:rsidRPr="008C1827">
        <w:rPr>
          <w:rFonts w:ascii="Times New Roman" w:eastAsia="Times New Roman" w:hAnsi="Times New Roman" w:cs="Times New Roman"/>
        </w:rPr>
        <w:t xml:space="preserve"> </w:t>
      </w:r>
      <w:r w:rsidR="001C62A1" w:rsidRPr="008C1827">
        <w:rPr>
          <w:rFonts w:ascii="Times New Roman" w:eastAsia="Times New Roman" w:hAnsi="Times New Roman" w:cs="Times New Roman"/>
        </w:rPr>
        <w:t>Hal ini dapat meningkatkan pangsa pasar perusahaan.</w:t>
      </w:r>
    </w:p>
    <w:p w14:paraId="6650AFF0" w14:textId="5A9E102E" w:rsidR="009F0F7C" w:rsidRPr="008C1827" w:rsidRDefault="001A0DD4" w:rsidP="008C1827">
      <w:pPr>
        <w:pStyle w:val="ListParagraph"/>
        <w:numPr>
          <w:ilvl w:val="0"/>
          <w:numId w:val="11"/>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lastRenderedPageBreak/>
        <w:t>Pengembangan layanan baru</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Peluang untuk menawarkan layanan inovatif dan bernilai tambah.</w:t>
      </w:r>
      <w:r w:rsidR="001C62A1" w:rsidRPr="008C1827">
        <w:rPr>
          <w:rFonts w:ascii="Times New Roman" w:eastAsia="Times New Roman" w:hAnsi="Times New Roman" w:cs="Times New Roman"/>
        </w:rPr>
        <w:t xml:space="preserve"> </w:t>
      </w:r>
      <w:r w:rsidR="004D66B5" w:rsidRPr="008C1827">
        <w:rPr>
          <w:rFonts w:ascii="Times New Roman" w:eastAsia="Times New Roman" w:hAnsi="Times New Roman" w:cs="Times New Roman"/>
        </w:rPr>
        <w:t>seperti same-day delivery, dan customized delivery.</w:t>
      </w:r>
    </w:p>
    <w:p w14:paraId="60F2EB85" w14:textId="17663B11" w:rsidR="00B01630" w:rsidRPr="008C1827" w:rsidRDefault="00B01630" w:rsidP="008C1827">
      <w:pPr>
        <w:pStyle w:val="ListParagraph"/>
        <w:numPr>
          <w:ilvl w:val="0"/>
          <w:numId w:val="11"/>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Kerjasama dengan pihak lain</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Peluang untuk menjalin kerjasama dengan perusahaan lain untuk meningkatkan jangkauan dan layanan</w:t>
      </w:r>
      <w:r w:rsidR="00C76A36" w:rsidRPr="008C1827">
        <w:rPr>
          <w:rFonts w:ascii="Times New Roman" w:eastAsia="Times New Roman" w:hAnsi="Times New Roman" w:cs="Times New Roman"/>
        </w:rPr>
        <w:t>, seperti kerjasama dengan marketplace dan perusahaan logistik lainnya</w:t>
      </w:r>
      <w:r w:rsidRPr="008C1827">
        <w:rPr>
          <w:rFonts w:ascii="Times New Roman" w:eastAsia="Times New Roman" w:hAnsi="Times New Roman" w:cs="Times New Roman"/>
        </w:rPr>
        <w:t>.</w:t>
      </w:r>
    </w:p>
    <w:p w14:paraId="31C01C1B" w14:textId="52A36C6A" w:rsidR="001A0DD4" w:rsidRPr="008C1827" w:rsidRDefault="00B01630" w:rsidP="008C1827">
      <w:pPr>
        <w:pStyle w:val="ListParagraph"/>
        <w:numPr>
          <w:ilvl w:val="0"/>
          <w:numId w:val="11"/>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Peningkatan kualitas SDM</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Peluang untuk</w:t>
      </w:r>
      <w:r w:rsidR="00B716AF" w:rsidRPr="008C1827">
        <w:rPr>
          <w:rFonts w:ascii="Times New Roman" w:eastAsia="Times New Roman" w:hAnsi="Times New Roman" w:cs="Times New Roman"/>
        </w:rPr>
        <w:t xml:space="preserve"> meningkatkan keterampilan SDM melalui pelatihan dan pengembangan.</w:t>
      </w:r>
      <w:r w:rsidR="00877C15" w:rsidRPr="008C1827">
        <w:rPr>
          <w:rFonts w:ascii="Times New Roman" w:eastAsia="Times New Roman" w:hAnsi="Times New Roman" w:cs="Times New Roman"/>
        </w:rPr>
        <w:t xml:space="preserve"> Hal ini dapat meningkatkan kualitas layanan dan daya saing perusahaan.</w:t>
      </w:r>
    </w:p>
    <w:p w14:paraId="7FBB3273" w14:textId="320AE851" w:rsidR="00AE0E28" w:rsidRPr="008C1827" w:rsidRDefault="00AE0E28" w:rsidP="008C1827">
      <w:pPr>
        <w:pStyle w:val="Heading3"/>
        <w:numPr>
          <w:ilvl w:val="2"/>
          <w:numId w:val="8"/>
        </w:numPr>
        <w:ind w:left="1440"/>
        <w:rPr>
          <w:sz w:val="22"/>
          <w:szCs w:val="22"/>
        </w:rPr>
      </w:pPr>
      <w:bookmarkStart w:id="27" w:name="_Toc162296167"/>
      <w:r w:rsidRPr="008C1827">
        <w:rPr>
          <w:sz w:val="22"/>
          <w:szCs w:val="22"/>
        </w:rPr>
        <w:t>Threats</w:t>
      </w:r>
      <w:bookmarkEnd w:id="27"/>
    </w:p>
    <w:p w14:paraId="705052DB" w14:textId="42D545AE" w:rsidR="00B716AF" w:rsidRPr="008C1827" w:rsidRDefault="000C63D1" w:rsidP="008C1827">
      <w:pPr>
        <w:pStyle w:val="ListParagraph"/>
        <w:numPr>
          <w:ilvl w:val="0"/>
          <w:numId w:val="12"/>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Munculnya pesaing baru</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Kemudahan dalam memulai bisnis ekspedisi dapat memicu munculnya pesaing baru.</w:t>
      </w:r>
      <w:r w:rsidR="0017321D" w:rsidRPr="008C1827">
        <w:rPr>
          <w:rFonts w:ascii="Times New Roman" w:eastAsia="Times New Roman" w:hAnsi="Times New Roman" w:cs="Times New Roman"/>
        </w:rPr>
        <w:t xml:space="preserve"> Hal ini dapat meningkatkan persaingan dan menekan keuntungan perusahaan.</w:t>
      </w:r>
    </w:p>
    <w:p w14:paraId="51CEB6C8" w14:textId="3DB07FAE" w:rsidR="00657B2C" w:rsidRPr="008C1827" w:rsidRDefault="007B5C1C" w:rsidP="008C1827">
      <w:pPr>
        <w:pStyle w:val="ListParagraph"/>
        <w:numPr>
          <w:ilvl w:val="0"/>
          <w:numId w:val="12"/>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Perubahan regulasi</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Perubahan peraturan pemerintah dapat memengaruhi operasional dan biaya jasa ekspedisi</w:t>
      </w:r>
      <w:r w:rsidR="00657B2C" w:rsidRPr="008C1827">
        <w:rPr>
          <w:rFonts w:ascii="Times New Roman" w:eastAsia="Times New Roman" w:hAnsi="Times New Roman" w:cs="Times New Roman"/>
        </w:rPr>
        <w:t xml:space="preserve"> , seperti peraturan tentang tarif dan pajak.</w:t>
      </w:r>
    </w:p>
    <w:p w14:paraId="2A041856" w14:textId="174173CF" w:rsidR="007B5C1C" w:rsidRPr="008C1827" w:rsidRDefault="00BD3323" w:rsidP="008C1827">
      <w:pPr>
        <w:pStyle w:val="ListParagraph"/>
        <w:numPr>
          <w:ilvl w:val="0"/>
          <w:numId w:val="12"/>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Bencana alam</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Bencana alam dapat mengganggu kelancaran proses pengiriman</w:t>
      </w:r>
      <w:r w:rsidR="00947911" w:rsidRPr="008C1827">
        <w:rPr>
          <w:rFonts w:ascii="Times New Roman" w:eastAsia="Times New Roman" w:hAnsi="Times New Roman" w:cs="Times New Roman"/>
        </w:rPr>
        <w:t xml:space="preserve"> , seperti banjir, gempa bumi, dan gunung meletus</w:t>
      </w:r>
      <w:r w:rsidRPr="008C1827">
        <w:rPr>
          <w:rFonts w:ascii="Times New Roman" w:eastAsia="Times New Roman" w:hAnsi="Times New Roman" w:cs="Times New Roman"/>
        </w:rPr>
        <w:t>.</w:t>
      </w:r>
    </w:p>
    <w:p w14:paraId="695816D5" w14:textId="41FE83C4" w:rsidR="00BD3323" w:rsidRPr="008C1827" w:rsidRDefault="001F7616" w:rsidP="008C1827">
      <w:pPr>
        <w:pStyle w:val="ListParagraph"/>
        <w:numPr>
          <w:ilvl w:val="0"/>
          <w:numId w:val="12"/>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Keamanan</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Ketidakstabilan keamanan dapat meningkatkan risiko kehilangan dan kerusakan barang.</w:t>
      </w:r>
      <w:r w:rsidR="00975C83" w:rsidRPr="008C1827">
        <w:rPr>
          <w:rFonts w:ascii="Times New Roman" w:eastAsia="Times New Roman" w:hAnsi="Times New Roman" w:cs="Times New Roman"/>
        </w:rPr>
        <w:t xml:space="preserve"> Hal ini dapat menimbulkan kerugian bagi pelanggan dan perusahaan.</w:t>
      </w:r>
    </w:p>
    <w:p w14:paraId="61EE9E5D" w14:textId="7EC4B4BC" w:rsidR="001F7616" w:rsidRPr="008C1827" w:rsidRDefault="00A0318C" w:rsidP="008C1827">
      <w:pPr>
        <w:pStyle w:val="ListParagraph"/>
        <w:numPr>
          <w:ilvl w:val="0"/>
          <w:numId w:val="12"/>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Perubahan tren konsumen</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Perubahan preferensi konsumen terhadap jenis layanan dan harga dapat memengaruhi permintaan.</w:t>
      </w:r>
      <w:r w:rsidR="00032F4C" w:rsidRPr="008C1827">
        <w:rPr>
          <w:rFonts w:ascii="Times New Roman" w:eastAsia="Times New Roman" w:hAnsi="Times New Roman" w:cs="Times New Roman"/>
        </w:rPr>
        <w:t xml:space="preserve"> Hal ini mengharuskan perusahaan untuk beradaptasi dengan tren pasar.</w:t>
      </w:r>
    </w:p>
    <w:p w14:paraId="35483D3B" w14:textId="3704A923" w:rsidR="00BB1FAB" w:rsidRPr="008C1827" w:rsidRDefault="0062587B" w:rsidP="008C1827">
      <w:pPr>
        <w:pStyle w:val="ListParagraph"/>
        <w:numPr>
          <w:ilvl w:val="0"/>
          <w:numId w:val="12"/>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Ketidakpastian ekonomi</w:t>
      </w:r>
      <w:r w:rsidR="00451046"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rPr>
        <w:t>Fluktuasi ekonomi dapat memengaruhi daya beli masyarakat dan permintaan jasa ekspedisi.</w:t>
      </w:r>
      <w:r w:rsidR="005A7F68" w:rsidRPr="008C1827">
        <w:rPr>
          <w:rFonts w:ascii="Times New Roman" w:eastAsia="Times New Roman" w:hAnsi="Times New Roman" w:cs="Times New Roman"/>
        </w:rPr>
        <w:t xml:space="preserve"> Hal ini dapat menyebabkan penurunan pendapatan perusahaan.</w:t>
      </w:r>
    </w:p>
    <w:p w14:paraId="0D0CF6E2" w14:textId="01FCA7CF" w:rsidR="00AE0E28" w:rsidRPr="008C1827" w:rsidRDefault="00600CCD" w:rsidP="008C1827">
      <w:pPr>
        <w:pStyle w:val="Heading2"/>
        <w:tabs>
          <w:tab w:val="left" w:pos="270"/>
          <w:tab w:val="left" w:pos="450"/>
        </w:tabs>
        <w:ind w:left="720" w:hanging="720"/>
        <w:rPr>
          <w:rFonts w:eastAsia="Times New Roman"/>
        </w:rPr>
      </w:pPr>
      <w:bookmarkStart w:id="28" w:name="_Toc162296168"/>
      <w:r w:rsidRPr="008C1827">
        <w:rPr>
          <w:rFonts w:eastAsia="Times New Roman"/>
        </w:rPr>
        <w:t xml:space="preserve">Marketing </w:t>
      </w:r>
      <w:r w:rsidR="006B7B32" w:rsidRPr="008C1827">
        <w:rPr>
          <w:rFonts w:eastAsia="Times New Roman"/>
        </w:rPr>
        <w:t xml:space="preserve">&amp; </w:t>
      </w:r>
      <w:r w:rsidR="00FE1018" w:rsidRPr="008C1827">
        <w:rPr>
          <w:rFonts w:eastAsia="Times New Roman"/>
        </w:rPr>
        <w:t>Customer Relationship Management (</w:t>
      </w:r>
      <w:r w:rsidR="006B7B32" w:rsidRPr="008C1827">
        <w:rPr>
          <w:rFonts w:eastAsia="Times New Roman"/>
        </w:rPr>
        <w:t>CRM</w:t>
      </w:r>
      <w:r w:rsidR="00FE1018" w:rsidRPr="008C1827">
        <w:rPr>
          <w:rFonts w:eastAsia="Times New Roman"/>
        </w:rPr>
        <w:t>)</w:t>
      </w:r>
      <w:bookmarkEnd w:id="28"/>
    </w:p>
    <w:p w14:paraId="0BA364D4" w14:textId="32BC46AF" w:rsidR="00FE1018" w:rsidRPr="008C1827" w:rsidRDefault="00FE1018" w:rsidP="008C1827">
      <w:pPr>
        <w:pStyle w:val="Heading3"/>
        <w:numPr>
          <w:ilvl w:val="2"/>
          <w:numId w:val="8"/>
        </w:numPr>
        <w:ind w:left="1440"/>
        <w:rPr>
          <w:sz w:val="22"/>
          <w:szCs w:val="22"/>
        </w:rPr>
      </w:pPr>
      <w:bookmarkStart w:id="29" w:name="_Toc162296169"/>
      <w:r w:rsidRPr="008C1827">
        <w:rPr>
          <w:sz w:val="22"/>
          <w:szCs w:val="22"/>
        </w:rPr>
        <w:t>Marketing</w:t>
      </w:r>
      <w:bookmarkEnd w:id="29"/>
    </w:p>
    <w:p w14:paraId="4F309971" w14:textId="39D7045B" w:rsidR="00C94434" w:rsidRPr="008C1827" w:rsidRDefault="00913BDE"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Marketing </w:t>
      </w:r>
      <w:r w:rsidR="00E96682" w:rsidRPr="008C1827">
        <w:rPr>
          <w:rFonts w:ascii="Times New Roman" w:eastAsia="Times New Roman" w:hAnsi="Times New Roman" w:cs="Times New Roman"/>
        </w:rPr>
        <w:t xml:space="preserve">adalah kegiatan bisnis yang luas yang bertujuan untuk menciptakan,  mempromosikan,  menjual dan mendistribusikan produk, layanan, atau ide kepada sekelompok pelanggan atau klien  untuk memenuhi kebutuhan dan  </w:t>
      </w:r>
      <w:r w:rsidR="00E96682" w:rsidRPr="008C1827">
        <w:rPr>
          <w:rFonts w:ascii="Times New Roman" w:eastAsia="Times New Roman" w:hAnsi="Times New Roman" w:cs="Times New Roman"/>
        </w:rPr>
        <w:lastRenderedPageBreak/>
        <w:t xml:space="preserve">keinginan mereka.  </w:t>
      </w:r>
      <w:r w:rsidR="007D1695" w:rsidRPr="008C1827">
        <w:rPr>
          <w:rFonts w:ascii="Times New Roman" w:eastAsia="Times New Roman" w:hAnsi="Times New Roman" w:cs="Times New Roman"/>
        </w:rPr>
        <w:t xml:space="preserve">Maka </w:t>
      </w:r>
      <w:r w:rsidR="00605176" w:rsidRPr="008C1827">
        <w:rPr>
          <w:rFonts w:ascii="Times New Roman" w:eastAsia="Times New Roman" w:hAnsi="Times New Roman" w:cs="Times New Roman"/>
        </w:rPr>
        <w:t>agar</w:t>
      </w:r>
      <w:r w:rsidR="007D1695" w:rsidRPr="008C1827">
        <w:rPr>
          <w:rFonts w:ascii="Times New Roman" w:eastAsia="Times New Roman" w:hAnsi="Times New Roman" w:cs="Times New Roman"/>
        </w:rPr>
        <w:t xml:space="preserve"> pemasaran dapat berjalan dengan baik diperlukan suatu analisis mengenai perilaku pelanggan.</w:t>
      </w:r>
    </w:p>
    <w:p w14:paraId="3C5FBB98" w14:textId="4DE42E3A" w:rsidR="00CA1FA3" w:rsidRPr="008C1827" w:rsidRDefault="007A5B87"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Strategi marketing melibatkan pemilihan target pasar, penetapan posisi merek, pengembangan produk atau jasa, penetapan harga, promosi, dan distribusi. Untuk aplikasi X-Pedisi, </w:t>
      </w:r>
      <w:r w:rsidR="000009E3" w:rsidRPr="008C1827">
        <w:rPr>
          <w:rFonts w:ascii="Times New Roman" w:eastAsia="Times New Roman" w:hAnsi="Times New Roman" w:cs="Times New Roman"/>
        </w:rPr>
        <w:t xml:space="preserve">strategi </w:t>
      </w:r>
      <w:r w:rsidR="00BC1103" w:rsidRPr="008C1827">
        <w:rPr>
          <w:rFonts w:ascii="Times New Roman" w:eastAsia="Times New Roman" w:hAnsi="Times New Roman" w:cs="Times New Roman"/>
        </w:rPr>
        <w:t xml:space="preserve">marketing yang sesuai adalah </w:t>
      </w:r>
      <w:r w:rsidR="00BC1103" w:rsidRPr="008C1827">
        <w:rPr>
          <w:rFonts w:ascii="Times New Roman" w:eastAsia="Times New Roman" w:hAnsi="Times New Roman" w:cs="Times New Roman"/>
          <w:i/>
          <w:iCs/>
        </w:rPr>
        <w:t>Social Marketing</w:t>
      </w:r>
      <w:r w:rsidR="0034547A" w:rsidRPr="008C1827">
        <w:rPr>
          <w:rFonts w:ascii="Times New Roman" w:eastAsia="Times New Roman" w:hAnsi="Times New Roman" w:cs="Times New Roman"/>
          <w:i/>
          <w:iCs/>
        </w:rPr>
        <w:t xml:space="preserve">. </w:t>
      </w:r>
      <w:r w:rsidR="0034547A" w:rsidRPr="008C1827">
        <w:rPr>
          <w:rFonts w:ascii="Times New Roman" w:eastAsia="Times New Roman" w:hAnsi="Times New Roman" w:cs="Times New Roman"/>
        </w:rPr>
        <w:t xml:space="preserve">Strategi </w:t>
      </w:r>
      <w:r w:rsidR="0034547A" w:rsidRPr="008C1827">
        <w:rPr>
          <w:rFonts w:ascii="Times New Roman" w:eastAsia="Times New Roman" w:hAnsi="Times New Roman" w:cs="Times New Roman"/>
          <w:i/>
          <w:iCs/>
        </w:rPr>
        <w:t xml:space="preserve">Social Marketing </w:t>
      </w:r>
      <w:r w:rsidR="009A75CA" w:rsidRPr="008C1827">
        <w:rPr>
          <w:rFonts w:ascii="Times New Roman" w:eastAsia="Times New Roman" w:hAnsi="Times New Roman" w:cs="Times New Roman"/>
        </w:rPr>
        <w:t xml:space="preserve">dapat menjadi pilihan yang tepat untuk mempromosikan </w:t>
      </w:r>
      <w:r w:rsidR="00AD0815" w:rsidRPr="008C1827">
        <w:rPr>
          <w:rFonts w:ascii="Times New Roman" w:eastAsia="Times New Roman" w:hAnsi="Times New Roman" w:cs="Times New Roman"/>
        </w:rPr>
        <w:t>produk dan brand awarenesss</w:t>
      </w:r>
      <w:r w:rsidR="00A71D56" w:rsidRPr="008C1827">
        <w:rPr>
          <w:rFonts w:ascii="Times New Roman" w:eastAsia="Times New Roman" w:hAnsi="Times New Roman" w:cs="Times New Roman"/>
        </w:rPr>
        <w:t>, strategi yang dapat dilakukan adalah dengan menciptakan konten visual yang men</w:t>
      </w:r>
      <w:r w:rsidR="001A0098" w:rsidRPr="008C1827">
        <w:rPr>
          <w:rFonts w:ascii="Times New Roman" w:eastAsia="Times New Roman" w:hAnsi="Times New Roman" w:cs="Times New Roman"/>
        </w:rPr>
        <w:t>ar</w:t>
      </w:r>
      <w:r w:rsidR="00A71D56" w:rsidRPr="008C1827">
        <w:rPr>
          <w:rFonts w:ascii="Times New Roman" w:eastAsia="Times New Roman" w:hAnsi="Times New Roman" w:cs="Times New Roman"/>
        </w:rPr>
        <w:t>ik  perhatian</w:t>
      </w:r>
      <w:r w:rsidR="00C90D57" w:rsidRPr="008C1827">
        <w:rPr>
          <w:rFonts w:ascii="Times New Roman" w:eastAsia="Times New Roman" w:hAnsi="Times New Roman" w:cs="Times New Roman"/>
        </w:rPr>
        <w:t xml:space="preserve"> pelanggan </w:t>
      </w:r>
      <w:r w:rsidR="00D53F94" w:rsidRPr="008C1827">
        <w:rPr>
          <w:rFonts w:ascii="Times New Roman" w:eastAsia="Times New Roman" w:hAnsi="Times New Roman" w:cs="Times New Roman"/>
        </w:rPr>
        <w:t xml:space="preserve">yang dapat disebar luaskan melalui media sosial ataupun iklan online. </w:t>
      </w:r>
      <w:bookmarkStart w:id="30" w:name="_Toc162214250"/>
      <w:bookmarkEnd w:id="30"/>
    </w:p>
    <w:p w14:paraId="3BC58391" w14:textId="49A9D850" w:rsidR="00FE1018" w:rsidRPr="008C1827" w:rsidRDefault="00FE1018" w:rsidP="008C1827">
      <w:pPr>
        <w:pStyle w:val="Heading3"/>
        <w:numPr>
          <w:ilvl w:val="2"/>
          <w:numId w:val="8"/>
        </w:numPr>
        <w:tabs>
          <w:tab w:val="left" w:pos="1080"/>
        </w:tabs>
        <w:ind w:left="1440"/>
        <w:rPr>
          <w:b w:val="0"/>
          <w:bCs w:val="0"/>
          <w:sz w:val="22"/>
          <w:szCs w:val="22"/>
        </w:rPr>
      </w:pPr>
      <w:bookmarkStart w:id="31" w:name="_Toc162296170"/>
      <w:r w:rsidRPr="008C1827">
        <w:rPr>
          <w:sz w:val="22"/>
          <w:szCs w:val="22"/>
        </w:rPr>
        <w:t>Customer Relationship Management (CRM)</w:t>
      </w:r>
      <w:bookmarkEnd w:id="31"/>
    </w:p>
    <w:p w14:paraId="0AA33835" w14:textId="5558F30B" w:rsidR="00CA1FA3" w:rsidRPr="008C1827" w:rsidRDefault="00A0062E"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Customer Relationship Management (CRM) adalah strategi untuk mengelola hubungan dengan pelanggan.  CRM yang baik dapat meningkatkan kepuasan pelanggan dan mendorong loyalitas.</w:t>
      </w:r>
      <w:r w:rsidR="008501B5" w:rsidRPr="008C1827">
        <w:rPr>
          <w:rFonts w:ascii="Times New Roman" w:eastAsia="Times New Roman" w:hAnsi="Times New Roman" w:cs="Times New Roman"/>
        </w:rPr>
        <w:t xml:space="preserve"> Fungsi utama dari CRM adalah untuk menjaga hubungan antar pelanggan dan melihat rekam jejak aktivitas pengunjung situs. Untuk mendukung CRM, “</w:t>
      </w:r>
      <w:r w:rsidR="00F51441" w:rsidRPr="008C1827">
        <w:rPr>
          <w:rFonts w:ascii="Times New Roman" w:eastAsia="Times New Roman" w:hAnsi="Times New Roman" w:cs="Times New Roman"/>
        </w:rPr>
        <w:t>X-Pedisi</w:t>
      </w:r>
      <w:r w:rsidR="008501B5" w:rsidRPr="008C1827">
        <w:rPr>
          <w:rFonts w:ascii="Times New Roman" w:eastAsia="Times New Roman" w:hAnsi="Times New Roman" w:cs="Times New Roman"/>
        </w:rPr>
        <w:t>” senantiasa memberikan dukungan pelanggan yang lebih baik, seperti dengan menyediakan fitur chat atau email untuk menanggapi pertanyaan dan permasalahan yang dihadapi pelanggan.</w:t>
      </w:r>
    </w:p>
    <w:p w14:paraId="24B01C1D" w14:textId="112CBAD1" w:rsidR="00F51441" w:rsidRPr="008C1827" w:rsidRDefault="006B2BD0"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CRM </w:t>
      </w:r>
      <w:r w:rsidR="00B6192A" w:rsidRPr="008C1827">
        <w:rPr>
          <w:rFonts w:ascii="Times New Roman" w:eastAsia="Times New Roman" w:hAnsi="Times New Roman" w:cs="Times New Roman"/>
        </w:rPr>
        <w:t>juga memiliki peran</w:t>
      </w:r>
      <w:r w:rsidRPr="008C1827">
        <w:rPr>
          <w:rFonts w:ascii="Times New Roman" w:eastAsia="Times New Roman" w:hAnsi="Times New Roman" w:cs="Times New Roman"/>
        </w:rPr>
        <w:t xml:space="preserve"> dalam mengumpulkan data pengguna, seperti informasi kontak, riwayat pe</w:t>
      </w:r>
      <w:r w:rsidR="00B6192A" w:rsidRPr="008C1827">
        <w:rPr>
          <w:rFonts w:ascii="Times New Roman" w:eastAsia="Times New Roman" w:hAnsi="Times New Roman" w:cs="Times New Roman"/>
        </w:rPr>
        <w:t>nggunaan jasa</w:t>
      </w:r>
      <w:r w:rsidRPr="008C1827">
        <w:rPr>
          <w:rFonts w:ascii="Times New Roman" w:eastAsia="Times New Roman" w:hAnsi="Times New Roman" w:cs="Times New Roman"/>
        </w:rPr>
        <w:t>, dengan tujuan untuk membantu dalam memahami kebutuhan dan preferensi pengguna. Namun, dengan tetap menjaga privasi pengguna selama berselancar di dalam website.</w:t>
      </w:r>
    </w:p>
    <w:p w14:paraId="5BD4D24C" w14:textId="795B5635" w:rsidR="00B65989" w:rsidRPr="008C1827" w:rsidRDefault="00B65989"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CRM merupakan elemen penting dikarenakan dapat membantu dalam meningkatkan pengalaman pengguna dan membangun hubungan yang lebih baik dengan pengguna. Dengan menggunakan data pengguna yang terkumpul, </w:t>
      </w:r>
      <w:r w:rsidR="006836FF" w:rsidRPr="008C1827">
        <w:rPr>
          <w:rFonts w:ascii="Times New Roman" w:eastAsia="Times New Roman" w:hAnsi="Times New Roman" w:cs="Times New Roman"/>
        </w:rPr>
        <w:t>sehingga</w:t>
      </w:r>
      <w:r w:rsidRPr="008C1827">
        <w:rPr>
          <w:rFonts w:ascii="Times New Roman" w:eastAsia="Times New Roman" w:hAnsi="Times New Roman" w:cs="Times New Roman"/>
        </w:rPr>
        <w:t xml:space="preserve"> dapat menyediakan informasi yang sesuai dengan preferensi pengguna hingga dapat meningkatkan kepuasan pengguna di berbagai kalangan.</w:t>
      </w:r>
    </w:p>
    <w:p w14:paraId="79B9D485" w14:textId="284E07D2" w:rsidR="008E77F3" w:rsidRPr="008C1827" w:rsidRDefault="008E77F3" w:rsidP="008C1827">
      <w:pPr>
        <w:pStyle w:val="Heading2"/>
        <w:tabs>
          <w:tab w:val="left" w:pos="540"/>
        </w:tabs>
        <w:ind w:left="720" w:hanging="720"/>
        <w:rPr>
          <w:rFonts w:eastAsia="Times New Roman"/>
        </w:rPr>
      </w:pPr>
      <w:bookmarkStart w:id="32" w:name="_Toc162296171"/>
      <w:r w:rsidRPr="008C1827">
        <w:rPr>
          <w:rFonts w:eastAsia="Times New Roman"/>
        </w:rPr>
        <w:t>Hardware &amp; Software</w:t>
      </w:r>
      <w:bookmarkEnd w:id="32"/>
    </w:p>
    <w:p w14:paraId="27BB3264" w14:textId="165227DF" w:rsidR="008E77F3" w:rsidRPr="008C1827" w:rsidRDefault="00B1788B" w:rsidP="008C1827">
      <w:pPr>
        <w:pStyle w:val="Heading3"/>
        <w:numPr>
          <w:ilvl w:val="2"/>
          <w:numId w:val="8"/>
        </w:numPr>
        <w:ind w:left="1440"/>
        <w:rPr>
          <w:b w:val="0"/>
          <w:bCs w:val="0"/>
          <w:sz w:val="22"/>
          <w:szCs w:val="22"/>
        </w:rPr>
      </w:pPr>
      <w:bookmarkStart w:id="33" w:name="_Toc162296172"/>
      <w:r w:rsidRPr="008C1827">
        <w:rPr>
          <w:sz w:val="22"/>
          <w:szCs w:val="22"/>
        </w:rPr>
        <w:t>Hardware</w:t>
      </w:r>
      <w:bookmarkEnd w:id="33"/>
    </w:p>
    <w:p w14:paraId="7BC4DCAD" w14:textId="6E010E3F" w:rsidR="27CEEAAC" w:rsidRPr="008C1827" w:rsidRDefault="039D3AC8" w:rsidP="008C1827">
      <w:pPr>
        <w:spacing w:line="360" w:lineRule="auto"/>
        <w:ind w:left="720" w:firstLine="360"/>
        <w:jc w:val="both"/>
        <w:rPr>
          <w:rFonts w:ascii="Times New Roman" w:eastAsia="Times New Roman" w:hAnsi="Times New Roman" w:cs="Times New Roman"/>
        </w:rPr>
      </w:pPr>
      <w:r w:rsidRPr="008C1827">
        <w:rPr>
          <w:rFonts w:ascii="Times New Roman" w:eastAsia="Times New Roman" w:hAnsi="Times New Roman" w:cs="Times New Roman"/>
        </w:rPr>
        <w:t xml:space="preserve">Segala proses pmbuatan aplikasi X-Pedisi memerlukan berbagai jenis perangkat keras yang digunakan untuk memaksimalkan proses pembuatan aplikasi. Dalam proses pembuatannya secara spesifik penggunaan hardware yang diperlukan berupa prosesor (CPU) dengan tipe AMD Ryzen  9 5950X, penggunaan </w:t>
      </w:r>
      <w:r w:rsidRPr="008C1827">
        <w:rPr>
          <w:rFonts w:ascii="Times New Roman" w:eastAsia="Times New Roman" w:hAnsi="Times New Roman" w:cs="Times New Roman"/>
        </w:rPr>
        <w:lastRenderedPageBreak/>
        <w:t>ram yang minimal memiliki daya tampung RAM 12 GB, penguasaan jaringan yang baik dan efisien (Wifi yang lancar), dan penyimpanan yang menggunakan SSD.</w:t>
      </w:r>
    </w:p>
    <w:p w14:paraId="1B396DA3" w14:textId="7E4321F5" w:rsidR="00B1788B" w:rsidRPr="008C1827" w:rsidRDefault="039D3AC8" w:rsidP="008C1827">
      <w:pPr>
        <w:pStyle w:val="Heading3"/>
        <w:numPr>
          <w:ilvl w:val="2"/>
          <w:numId w:val="8"/>
        </w:numPr>
        <w:ind w:left="1440"/>
        <w:rPr>
          <w:b w:val="0"/>
          <w:bCs w:val="0"/>
          <w:sz w:val="22"/>
          <w:szCs w:val="22"/>
        </w:rPr>
      </w:pPr>
      <w:bookmarkStart w:id="34" w:name="_Toc162296173"/>
      <w:r w:rsidRPr="008C1827">
        <w:rPr>
          <w:sz w:val="22"/>
          <w:szCs w:val="22"/>
        </w:rPr>
        <w:t>Software</w:t>
      </w:r>
      <w:bookmarkEnd w:id="34"/>
    </w:p>
    <w:p w14:paraId="3D4C36D7" w14:textId="2B410AB5" w:rsidR="039D3AC8" w:rsidRPr="008C1827" w:rsidRDefault="039D3AC8" w:rsidP="008C1827">
      <w:pPr>
        <w:spacing w:line="360" w:lineRule="auto"/>
        <w:ind w:left="720" w:firstLine="360"/>
        <w:jc w:val="both"/>
        <w:rPr>
          <w:rFonts w:ascii="Times New Roman" w:eastAsia="Times New Roman" w:hAnsi="Times New Roman" w:cs="Times New Roman"/>
        </w:rPr>
      </w:pPr>
      <w:r w:rsidRPr="008C1827">
        <w:rPr>
          <w:rFonts w:ascii="Times New Roman" w:eastAsia="Times New Roman" w:hAnsi="Times New Roman" w:cs="Times New Roman"/>
        </w:rPr>
        <w:t>Proses pembuatn aplikasi X-Pedisi tidak hanya memerlukan penggunaan hardware yang memadai, melainkan juga harus menggunakan dan membutuhkan penggunaan software (Perangkat lunak), yang dapat menunjang dan membantu segala proses pembuatan aplikasi X-Pedisi, Berikut merupakan beberapa software yang digunakan untuk memaksimalkan pembuatan aplikasi X-Pedisi, sebagai berikut;</w:t>
      </w:r>
    </w:p>
    <w:p w14:paraId="49F38A67" w14:textId="63EF6DE1" w:rsidR="039D3AC8" w:rsidRPr="008C1827" w:rsidRDefault="039D3AC8" w:rsidP="008C1827">
      <w:pPr>
        <w:pStyle w:val="ListParagraph"/>
        <w:numPr>
          <w:ilvl w:val="0"/>
          <w:numId w:val="7"/>
        </w:numPr>
        <w:spacing w:line="360" w:lineRule="auto"/>
        <w:ind w:left="1080"/>
        <w:jc w:val="both"/>
        <w:rPr>
          <w:rFonts w:ascii="Times New Roman" w:eastAsia="Times New Roman" w:hAnsi="Times New Roman" w:cs="Times New Roman"/>
        </w:rPr>
      </w:pPr>
      <w:r w:rsidRPr="008C1827">
        <w:rPr>
          <w:rFonts w:ascii="Times New Roman" w:eastAsia="Times New Roman" w:hAnsi="Times New Roman" w:cs="Times New Roman"/>
        </w:rPr>
        <w:t xml:space="preserve">Figma </w:t>
      </w:r>
    </w:p>
    <w:p w14:paraId="012B4167" w14:textId="10F58270" w:rsidR="039D3AC8" w:rsidRPr="008C1827" w:rsidRDefault="00EA9F90" w:rsidP="008C1827">
      <w:pPr>
        <w:spacing w:line="360" w:lineRule="auto"/>
        <w:ind w:left="720" w:firstLine="360"/>
        <w:jc w:val="both"/>
        <w:rPr>
          <w:rFonts w:ascii="Times New Roman" w:eastAsia="Times New Roman" w:hAnsi="Times New Roman" w:cs="Times New Roman"/>
        </w:rPr>
      </w:pPr>
      <w:r w:rsidRPr="008C1827">
        <w:rPr>
          <w:rFonts w:ascii="Times New Roman" w:eastAsia="Times New Roman" w:hAnsi="Times New Roman" w:cs="Times New Roman"/>
        </w:rPr>
        <w:t>Figma merupakan sebuah software yang digunakan untuk melakukan proses perancangan proses pembuatan design dan bentuk aplikasi yang disiapkan untuk merancang bentuk interface (antarmuka) pengguna dengan aplikasi sehingga memiliki hasil yangintutif dan menatrik perhatian setiap pengguna aplikasi.</w:t>
      </w:r>
    </w:p>
    <w:p w14:paraId="30AB4F89" w14:textId="1F6C7E07" w:rsidR="00EA9F90" w:rsidRPr="008C1827" w:rsidRDefault="00EA9F90" w:rsidP="008C1827">
      <w:pPr>
        <w:pStyle w:val="ListParagraph"/>
        <w:numPr>
          <w:ilvl w:val="0"/>
          <w:numId w:val="7"/>
        </w:numPr>
        <w:tabs>
          <w:tab w:val="left" w:pos="1080"/>
        </w:tabs>
        <w:spacing w:line="360" w:lineRule="auto"/>
        <w:ind w:left="1080"/>
        <w:jc w:val="both"/>
        <w:rPr>
          <w:rFonts w:ascii="Times New Roman" w:eastAsia="Times New Roman" w:hAnsi="Times New Roman" w:cs="Times New Roman"/>
        </w:rPr>
      </w:pPr>
      <w:r w:rsidRPr="008C1827">
        <w:rPr>
          <w:rFonts w:ascii="Times New Roman" w:eastAsia="Times New Roman" w:hAnsi="Times New Roman" w:cs="Times New Roman"/>
        </w:rPr>
        <w:t>Selenium dan Jest</w:t>
      </w:r>
    </w:p>
    <w:p w14:paraId="64647CAB" w14:textId="5F1755B2" w:rsidR="00EA9F90" w:rsidRPr="008C1827" w:rsidRDefault="0AD52B70" w:rsidP="008C1827">
      <w:pPr>
        <w:spacing w:line="360" w:lineRule="auto"/>
        <w:ind w:left="720" w:firstLine="360"/>
        <w:jc w:val="both"/>
        <w:rPr>
          <w:rFonts w:ascii="Times New Roman" w:eastAsia="Times New Roman" w:hAnsi="Times New Roman" w:cs="Times New Roman"/>
        </w:rPr>
      </w:pPr>
      <w:r w:rsidRPr="008C1827">
        <w:rPr>
          <w:rFonts w:ascii="Times New Roman" w:eastAsia="Times New Roman" w:hAnsi="Times New Roman" w:cs="Times New Roman"/>
        </w:rPr>
        <w:t>Pemanfaatan aplikasi Selenium dan Jest digunakan untuk memaksimalkan proses testing dalam pembuatan aplikasi X-Pedisi. Selenium dan Jest merupakan sebuah software yang dapat bermanfaat untuk pemaksimalan proses test karena dapat membantu proses pengujian aplikasi secara otomatis antar muka penggunannya, dengan begitu akan menghasilkan test aplikasi yang efisien yang membuat proses dan hasil pembuakan aplikasi yang lebih efektif.</w:t>
      </w:r>
    </w:p>
    <w:p w14:paraId="155639B1" w14:textId="2E189BE2" w:rsidR="0AD52B70" w:rsidRPr="008C1827" w:rsidRDefault="0AD52B70" w:rsidP="008C1827">
      <w:pPr>
        <w:pStyle w:val="ListParagraph"/>
        <w:numPr>
          <w:ilvl w:val="0"/>
          <w:numId w:val="7"/>
        </w:numPr>
        <w:spacing w:line="360" w:lineRule="auto"/>
        <w:ind w:left="1080"/>
        <w:jc w:val="both"/>
        <w:rPr>
          <w:rFonts w:ascii="Times New Roman" w:eastAsia="Times New Roman" w:hAnsi="Times New Roman" w:cs="Times New Roman"/>
        </w:rPr>
      </w:pPr>
      <w:r w:rsidRPr="008C1827">
        <w:rPr>
          <w:rFonts w:ascii="Times New Roman" w:eastAsia="Times New Roman" w:hAnsi="Times New Roman" w:cs="Times New Roman"/>
        </w:rPr>
        <w:t>Jira</w:t>
      </w:r>
    </w:p>
    <w:p w14:paraId="695F8933" w14:textId="498A1D8D" w:rsidR="0AD52B70" w:rsidRPr="008C1827" w:rsidRDefault="1D75F6FD" w:rsidP="008C1827">
      <w:pPr>
        <w:spacing w:line="360" w:lineRule="auto"/>
        <w:ind w:left="720" w:firstLine="360"/>
        <w:jc w:val="both"/>
        <w:rPr>
          <w:rFonts w:ascii="Times New Roman" w:eastAsia="Times New Roman" w:hAnsi="Times New Roman" w:cs="Times New Roman"/>
        </w:rPr>
      </w:pPr>
      <w:r w:rsidRPr="008C1827">
        <w:rPr>
          <w:rFonts w:ascii="Times New Roman" w:eastAsia="Times New Roman" w:hAnsi="Times New Roman" w:cs="Times New Roman"/>
        </w:rPr>
        <w:t>Jira merupakan sebuah perangkat lunak yang akan membantu memanagement segara jebis proses yang akan dilakuakn dalam pembuatan aplikasi X-Pedisi. Dengan adanya pemanfaatkan software jira ini membuat segala jenis siklus management pembuatan aplikasi X-Pedisimenjadi terstruktur dan sesuai dengan target yang telah ditentukan sebelumnya.</w:t>
      </w:r>
    </w:p>
    <w:p w14:paraId="4B87635F" w14:textId="6F0B248D" w:rsidR="1D75F6FD" w:rsidRPr="008C1827" w:rsidRDefault="1D75F6FD" w:rsidP="008C1827">
      <w:pPr>
        <w:pStyle w:val="Heading2"/>
        <w:ind w:left="720" w:hanging="720"/>
        <w:rPr>
          <w:rFonts w:eastAsia="Times New Roman"/>
        </w:rPr>
      </w:pPr>
      <w:bookmarkStart w:id="35" w:name="_Toc162296174"/>
      <w:r w:rsidRPr="008C1827">
        <w:rPr>
          <w:rFonts w:eastAsia="Times New Roman"/>
        </w:rPr>
        <w:t>Infrastucture</w:t>
      </w:r>
      <w:bookmarkEnd w:id="35"/>
    </w:p>
    <w:p w14:paraId="452A2FD7" w14:textId="0383511A" w:rsidR="1D75F6FD" w:rsidRPr="008C1827" w:rsidRDefault="1D75F6FD" w:rsidP="008C1827">
      <w:pPr>
        <w:spacing w:line="360" w:lineRule="auto"/>
        <w:ind w:firstLine="720"/>
        <w:jc w:val="both"/>
        <w:rPr>
          <w:rFonts w:ascii="Times New Roman" w:eastAsia="Times New Roman" w:hAnsi="Times New Roman" w:cs="Times New Roman"/>
        </w:rPr>
      </w:pPr>
      <w:r w:rsidRPr="008C1827">
        <w:rPr>
          <w:rFonts w:ascii="Times New Roman" w:eastAsia="Times New Roman" w:hAnsi="Times New Roman" w:cs="Times New Roman"/>
          <w:b/>
          <w:bCs/>
        </w:rPr>
        <w:t>2.4.1.</w:t>
      </w:r>
      <w:r w:rsidRPr="008C1827">
        <w:rPr>
          <w:rFonts w:ascii="Times New Roman" w:eastAsia="Times New Roman" w:hAnsi="Times New Roman" w:cs="Times New Roman"/>
        </w:rPr>
        <w:t xml:space="preserve">  </w:t>
      </w:r>
      <w:r w:rsidRPr="008C1827">
        <w:rPr>
          <w:rFonts w:ascii="Times New Roman" w:eastAsia="Times New Roman" w:hAnsi="Times New Roman" w:cs="Times New Roman"/>
          <w:b/>
          <w:bCs/>
        </w:rPr>
        <w:t>Physical dan Logical</w:t>
      </w:r>
    </w:p>
    <w:p w14:paraId="344FA74E" w14:textId="248DF177" w:rsidR="1D75F6FD" w:rsidRPr="008C1827" w:rsidRDefault="1D75F6FD"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Infrastruktur yang diperlukan dalam pembuatan aplikasi X-Pedisi memerlukan physical dan juga Logical dimana didalam setiap insfratruktur </w:t>
      </w:r>
      <w:r w:rsidRPr="008C1827">
        <w:rPr>
          <w:rFonts w:ascii="Times New Roman" w:eastAsia="Times New Roman" w:hAnsi="Times New Roman" w:cs="Times New Roman"/>
        </w:rPr>
        <w:lastRenderedPageBreak/>
        <w:t>tersebut memilki berbagai jenis hal hal pendukung juga didalamnya. Berikut merupakan hal hal yang diperlukan dalam proses infratruktur physical dan logical, yaitu:</w:t>
      </w:r>
    </w:p>
    <w:p w14:paraId="5C414241" w14:textId="1C30F578" w:rsidR="1D75F6FD" w:rsidRPr="008C1827" w:rsidRDefault="00426A91" w:rsidP="008C1827">
      <w:pPr>
        <w:pStyle w:val="Heading4"/>
        <w:numPr>
          <w:ilvl w:val="3"/>
          <w:numId w:val="8"/>
        </w:numPr>
        <w:tabs>
          <w:tab w:val="left" w:pos="1260"/>
        </w:tabs>
        <w:spacing w:line="360" w:lineRule="auto"/>
        <w:ind w:left="2340"/>
      </w:pPr>
      <w:r w:rsidRPr="008C1827">
        <w:t xml:space="preserve"> </w:t>
      </w:r>
      <w:r w:rsidR="597A1599" w:rsidRPr="008C1827">
        <w:t>Infrastucture Logical</w:t>
      </w:r>
    </w:p>
    <w:p w14:paraId="5833C2CD" w14:textId="028201FF" w:rsidR="1D75F6FD" w:rsidRPr="008C1827" w:rsidRDefault="1D75F6FD" w:rsidP="008C1827">
      <w:pPr>
        <w:spacing w:line="360" w:lineRule="auto"/>
        <w:ind w:left="1710" w:right="-20" w:firstLine="630"/>
        <w:jc w:val="both"/>
        <w:rPr>
          <w:rFonts w:ascii="Times New Roman" w:eastAsia="Times New Roman" w:hAnsi="Times New Roman" w:cs="Times New Roman"/>
        </w:rPr>
      </w:pPr>
      <w:r w:rsidRPr="008C1827">
        <w:rPr>
          <w:rFonts w:ascii="Times New Roman" w:eastAsia="Times New Roman" w:hAnsi="Times New Roman" w:cs="Times New Roman"/>
        </w:rPr>
        <w:t>Infrastruktur logical merupakan sebuah struktur yang akan merujuk pada arsitektur dan komponen aplikasi secara konseptual. Ini mencakup segala jenis elemen yang diperlukan untuk menjalankan aplikasi, baik itu dalam hal logika bisnis, pengolahan data, atau interaksi pengguna. Komponen infrastruktur logical meliputi:</w:t>
      </w:r>
    </w:p>
    <w:p w14:paraId="1CFF4115" w14:textId="6FBB90BA" w:rsidR="1D75F6FD" w:rsidRPr="008C1827" w:rsidRDefault="1D75F6FD" w:rsidP="008C1827">
      <w:pPr>
        <w:pStyle w:val="ListParagraph"/>
        <w:numPr>
          <w:ilvl w:val="0"/>
          <w:numId w:val="5"/>
        </w:numPr>
        <w:spacing w:line="360" w:lineRule="auto"/>
        <w:ind w:left="2070" w:right="-20"/>
        <w:jc w:val="both"/>
        <w:rPr>
          <w:rFonts w:ascii="Times New Roman" w:eastAsia="Times New Roman" w:hAnsi="Times New Roman" w:cs="Times New Roman"/>
        </w:rPr>
      </w:pPr>
      <w:r w:rsidRPr="008C1827">
        <w:rPr>
          <w:rFonts w:ascii="Times New Roman" w:eastAsia="Times New Roman" w:hAnsi="Times New Roman" w:cs="Times New Roman"/>
        </w:rPr>
        <w:t>Backend Services: backend merupakan begian dari pembuatan aplikasi yang mencakup semua logika bisnis, pemrosesan data, dan fungsionalitas server yang diperlukan untuk mendukung aplikasi. tahap ini nantinya apat termasuk kedalam layanan API, server basis data, dan komponen lainnya.</w:t>
      </w:r>
    </w:p>
    <w:p w14:paraId="735960FC" w14:textId="031C1097" w:rsidR="1D75F6FD" w:rsidRPr="008C1827" w:rsidRDefault="1D75F6FD" w:rsidP="008C1827">
      <w:pPr>
        <w:pStyle w:val="ListParagraph"/>
        <w:numPr>
          <w:ilvl w:val="0"/>
          <w:numId w:val="5"/>
        </w:numPr>
        <w:tabs>
          <w:tab w:val="left" w:pos="2250"/>
        </w:tabs>
        <w:spacing w:line="360" w:lineRule="auto"/>
        <w:ind w:left="2070" w:right="-20"/>
        <w:jc w:val="both"/>
        <w:rPr>
          <w:rFonts w:ascii="Times New Roman" w:eastAsia="Times New Roman" w:hAnsi="Times New Roman" w:cs="Times New Roman"/>
        </w:rPr>
      </w:pPr>
      <w:r w:rsidRPr="008C1827">
        <w:rPr>
          <w:rFonts w:ascii="Times New Roman" w:eastAsia="Times New Roman" w:hAnsi="Times New Roman" w:cs="Times New Roman"/>
        </w:rPr>
        <w:t>Frontend Interface: forntend merupakan bagian aplikasi yang dilihat dan diakses oleh pengguna. Termasuk di dalamnya adalah antarmuka pengguna, komponen UI, dan logika yang diperlukan untuk mengelola interaksi pengguna.</w:t>
      </w:r>
    </w:p>
    <w:p w14:paraId="5398AFF1" w14:textId="7676DFC7" w:rsidR="1D75F6FD" w:rsidRPr="008C1827" w:rsidRDefault="1D75F6FD" w:rsidP="008C1827">
      <w:pPr>
        <w:pStyle w:val="ListParagraph"/>
        <w:numPr>
          <w:ilvl w:val="0"/>
          <w:numId w:val="5"/>
        </w:numPr>
        <w:tabs>
          <w:tab w:val="left" w:pos="630"/>
          <w:tab w:val="left" w:pos="810"/>
        </w:tabs>
        <w:spacing w:line="360" w:lineRule="auto"/>
        <w:ind w:left="2070" w:right="-20"/>
        <w:jc w:val="both"/>
        <w:rPr>
          <w:rFonts w:ascii="Times New Roman" w:eastAsia="Times New Roman" w:hAnsi="Times New Roman" w:cs="Times New Roman"/>
        </w:rPr>
      </w:pPr>
      <w:r w:rsidRPr="008C1827">
        <w:rPr>
          <w:rFonts w:ascii="Times New Roman" w:eastAsia="Times New Roman" w:hAnsi="Times New Roman" w:cs="Times New Roman"/>
        </w:rPr>
        <w:t>Database: Database yang ada dalam aplikasi X-Pedisi merupakan sebuah tempat atau wadah untuk menampung seluruh data data yang terjadi didalam pengguaan aplikasi X-Pedisi. Ketika pengguna melakukan sebuah transaksi ataupun melakukan registrasi akun maka data data yang diisi atau telah berhasil diproses akan langsung disimpan kedalam database yang telah disiapkan untuk tempat penampungan data apliasi X-Pedisi.</w:t>
      </w:r>
    </w:p>
    <w:p w14:paraId="4D42563D" w14:textId="57277254" w:rsidR="00014EFA" w:rsidRPr="008C1827" w:rsidRDefault="00D26C2A" w:rsidP="008C1827">
      <w:pPr>
        <w:pStyle w:val="ListParagraph"/>
        <w:numPr>
          <w:ilvl w:val="0"/>
          <w:numId w:val="5"/>
        </w:numPr>
        <w:spacing w:line="360" w:lineRule="auto"/>
        <w:ind w:left="2070" w:right="-20"/>
        <w:jc w:val="both"/>
        <w:rPr>
          <w:rFonts w:ascii="Times New Roman" w:eastAsia="Times New Roman" w:hAnsi="Times New Roman" w:cs="Times New Roman"/>
        </w:rPr>
      </w:pPr>
      <w:r w:rsidRPr="008C1827">
        <w:rPr>
          <w:rFonts w:ascii="Times New Roman" w:eastAsia="Times New Roman" w:hAnsi="Times New Roman" w:cs="Times New Roman"/>
        </w:rPr>
        <w:t>I</w:t>
      </w:r>
      <w:r w:rsidR="1D75F6FD" w:rsidRPr="008C1827">
        <w:rPr>
          <w:rFonts w:ascii="Times New Roman" w:eastAsia="Times New Roman" w:hAnsi="Times New Roman" w:cs="Times New Roman"/>
        </w:rPr>
        <w:t>ntegrasi Eksternal: Dalam proses pembuatannya aplikasi, patinya perlu untuk berinteraksi dengan layanan eksternal seperti API pihak ketiga, sistem pembayaran, atau platform lainnya. Infrastruktur logical harus dirancang untuk mendukung integrasi tersebut.</w:t>
      </w:r>
    </w:p>
    <w:p w14:paraId="639C727C" w14:textId="77777777" w:rsidR="00D21345" w:rsidRPr="008C1827" w:rsidRDefault="00D21345" w:rsidP="008C1827">
      <w:pPr>
        <w:pStyle w:val="ListParagraph"/>
        <w:spacing w:line="360" w:lineRule="auto"/>
        <w:ind w:left="2070" w:right="-20"/>
        <w:jc w:val="both"/>
        <w:rPr>
          <w:rFonts w:ascii="Times New Roman" w:eastAsia="Times New Roman" w:hAnsi="Times New Roman" w:cs="Times New Roman"/>
        </w:rPr>
      </w:pPr>
    </w:p>
    <w:p w14:paraId="6CDBBE16" w14:textId="7CB0E7C4" w:rsidR="1D75F6FD" w:rsidRPr="008C1827" w:rsidRDefault="00DE2455" w:rsidP="008C1827">
      <w:pPr>
        <w:pStyle w:val="Heading4"/>
        <w:numPr>
          <w:ilvl w:val="3"/>
          <w:numId w:val="8"/>
        </w:numPr>
        <w:spacing w:line="360" w:lineRule="auto"/>
        <w:ind w:left="2340"/>
      </w:pPr>
      <w:r w:rsidRPr="008C1827">
        <w:t xml:space="preserve"> </w:t>
      </w:r>
      <w:r w:rsidR="1D75F6FD" w:rsidRPr="008C1827">
        <w:t>Infrastruktur Physical</w:t>
      </w:r>
    </w:p>
    <w:p w14:paraId="76DC25AB" w14:textId="04DCA6C6" w:rsidR="1D75F6FD" w:rsidRPr="008C1827" w:rsidRDefault="1D75F6FD" w:rsidP="008C1827">
      <w:pPr>
        <w:spacing w:line="360" w:lineRule="auto"/>
        <w:ind w:left="1710" w:right="-2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Infrastruktur physical merupakan sebuah hal yang merujuk pada perangkat keras dan lingkungan fisik yang diperlukan untuk </w:t>
      </w:r>
      <w:r w:rsidRPr="008C1827">
        <w:rPr>
          <w:rFonts w:ascii="Times New Roman" w:eastAsia="Times New Roman" w:hAnsi="Times New Roman" w:cs="Times New Roman"/>
        </w:rPr>
        <w:lastRenderedPageBreak/>
        <w:t>menjalankan aplikasi. Ini termasuk semua server, jaringan, dan perangkat keras lainnya yang mendukung operasi aplikasi. Komponen infrastruktur physical meliputi:</w:t>
      </w:r>
    </w:p>
    <w:p w14:paraId="1CCE59AA" w14:textId="504F2A27" w:rsidR="1D75F6FD" w:rsidRPr="008C1827" w:rsidRDefault="1D75F6FD" w:rsidP="008C1827">
      <w:pPr>
        <w:pStyle w:val="ListParagraph"/>
        <w:numPr>
          <w:ilvl w:val="0"/>
          <w:numId w:val="6"/>
        </w:numPr>
        <w:spacing w:line="360" w:lineRule="auto"/>
        <w:ind w:left="2160" w:right="-20" w:hanging="450"/>
        <w:jc w:val="both"/>
        <w:rPr>
          <w:rFonts w:ascii="Times New Roman" w:eastAsia="Times New Roman" w:hAnsi="Times New Roman" w:cs="Times New Roman"/>
        </w:rPr>
      </w:pPr>
      <w:r w:rsidRPr="008C1827">
        <w:rPr>
          <w:rFonts w:ascii="Times New Roman" w:eastAsia="Times New Roman" w:hAnsi="Times New Roman" w:cs="Times New Roman"/>
        </w:rPr>
        <w:t>Server: Komputer fisik atau virtual yang menjalankan aplikasi dan menyediakan sumber daya komputasi.</w:t>
      </w:r>
    </w:p>
    <w:p w14:paraId="3ACDE9ED" w14:textId="4A93EF79" w:rsidR="1D75F6FD" w:rsidRPr="008C1827" w:rsidRDefault="1D75F6FD" w:rsidP="008C1827">
      <w:pPr>
        <w:pStyle w:val="ListParagraph"/>
        <w:numPr>
          <w:ilvl w:val="0"/>
          <w:numId w:val="6"/>
        </w:numPr>
        <w:tabs>
          <w:tab w:val="left" w:pos="1350"/>
          <w:tab w:val="left" w:pos="1980"/>
        </w:tabs>
        <w:spacing w:line="360" w:lineRule="auto"/>
        <w:ind w:left="2160" w:right="-20" w:hanging="450"/>
        <w:jc w:val="both"/>
        <w:rPr>
          <w:rFonts w:ascii="Times New Roman" w:eastAsia="Times New Roman" w:hAnsi="Times New Roman" w:cs="Times New Roman"/>
        </w:rPr>
      </w:pPr>
      <w:r w:rsidRPr="008C1827">
        <w:rPr>
          <w:rFonts w:ascii="Times New Roman" w:eastAsia="Times New Roman" w:hAnsi="Times New Roman" w:cs="Times New Roman"/>
        </w:rPr>
        <w:t xml:space="preserve"> Jaringan: Infrastruktur jaringan yang menghubungkan komponen aplikasi satu sama lain dan dengan pengguna akhir. Ini bisa termasuk router, switch, dan firewall.</w:t>
      </w:r>
    </w:p>
    <w:p w14:paraId="29869027" w14:textId="0993EFF7" w:rsidR="1D75F6FD" w:rsidRPr="008C1827" w:rsidRDefault="1D75F6FD" w:rsidP="008C1827">
      <w:pPr>
        <w:pStyle w:val="ListParagraph"/>
        <w:numPr>
          <w:ilvl w:val="0"/>
          <w:numId w:val="6"/>
        </w:numPr>
        <w:spacing w:line="360" w:lineRule="auto"/>
        <w:ind w:left="2160" w:right="-20" w:hanging="450"/>
        <w:jc w:val="both"/>
        <w:rPr>
          <w:rFonts w:ascii="Times New Roman" w:eastAsia="Times New Roman" w:hAnsi="Times New Roman" w:cs="Times New Roman"/>
        </w:rPr>
      </w:pPr>
      <w:r w:rsidRPr="008C1827">
        <w:rPr>
          <w:rFonts w:ascii="Times New Roman" w:eastAsia="Times New Roman" w:hAnsi="Times New Roman" w:cs="Times New Roman"/>
        </w:rPr>
        <w:t>Basis Data: Perangkat keras yang digunakan untuk menyimpan dan mengelola data aplikasi. Ini bisa berupa server database fisik atau virtual.</w:t>
      </w:r>
    </w:p>
    <w:p w14:paraId="181928CF" w14:textId="5B2DAF87" w:rsidR="1D75F6FD" w:rsidRPr="008C1827" w:rsidRDefault="1D75F6FD" w:rsidP="008C1827">
      <w:pPr>
        <w:pStyle w:val="ListParagraph"/>
        <w:numPr>
          <w:ilvl w:val="0"/>
          <w:numId w:val="6"/>
        </w:numPr>
        <w:spacing w:line="360" w:lineRule="auto"/>
        <w:ind w:left="2160" w:right="-20" w:hanging="450"/>
        <w:jc w:val="both"/>
        <w:rPr>
          <w:rFonts w:ascii="Times New Roman" w:eastAsia="Times New Roman" w:hAnsi="Times New Roman" w:cs="Times New Roman"/>
        </w:rPr>
      </w:pPr>
      <w:r w:rsidRPr="008C1827">
        <w:rPr>
          <w:rFonts w:ascii="Times New Roman" w:eastAsia="Times New Roman" w:hAnsi="Times New Roman" w:cs="Times New Roman"/>
        </w:rPr>
        <w:t>Storage: Penyimpanan fisik atau virtual yang digunakan untuk menyimpan file, gambar, dan data aplikasi lainnya.</w:t>
      </w:r>
    </w:p>
    <w:p w14:paraId="1A8A01C2" w14:textId="192812F0" w:rsidR="002605FF" w:rsidRPr="008C1827" w:rsidRDefault="4B9C3247" w:rsidP="008C1827">
      <w:pPr>
        <w:pStyle w:val="Heading2"/>
        <w:tabs>
          <w:tab w:val="left" w:pos="720"/>
        </w:tabs>
        <w:ind w:left="720" w:hanging="720"/>
        <w:rPr>
          <w:rFonts w:eastAsia="Times New Roman"/>
        </w:rPr>
      </w:pPr>
      <w:bookmarkStart w:id="36" w:name="_Toc162296175"/>
      <w:r w:rsidRPr="008C1827">
        <w:rPr>
          <w:rFonts w:eastAsia="Times New Roman"/>
        </w:rPr>
        <w:t>Tools</w:t>
      </w:r>
      <w:bookmarkEnd w:id="36"/>
    </w:p>
    <w:p w14:paraId="60BD8335" w14:textId="5C68FAD1" w:rsidR="4B9C3247" w:rsidRPr="008C1827" w:rsidRDefault="4B9C3247" w:rsidP="008C1827">
      <w:pPr>
        <w:spacing w:line="360" w:lineRule="auto"/>
        <w:ind w:firstLine="720"/>
        <w:jc w:val="both"/>
        <w:rPr>
          <w:rFonts w:ascii="Times New Roman" w:eastAsia="Times New Roman" w:hAnsi="Times New Roman" w:cs="Times New Roman"/>
        </w:rPr>
      </w:pPr>
      <w:r w:rsidRPr="008C1827">
        <w:rPr>
          <w:rFonts w:ascii="Times New Roman" w:eastAsia="Times New Roman" w:hAnsi="Times New Roman" w:cs="Times New Roman"/>
        </w:rPr>
        <w:t>Proses pembuatan aplikasi X-Pedisi pastinya tidak terlepas dari penggunaan penggunaan tools yang diperlukan. Tools yang diguanakn untuk proses pembuatan aplikasi tersebut muai dari figma sebagai perancangan tampilan prototipe, bahasa pemrograman java yang biasanya sering digunakan dalam aplikasi andoid studio untuk pengambangan aplikasi, tools basis data berupa MyPHP Admin, pemanfaatan perangkat lunak selenium dan jest, serta penggunaan jira sebagai managemant proses pembuatan aplikasi.</w:t>
      </w:r>
    </w:p>
    <w:p w14:paraId="709BF322" w14:textId="7C22B001" w:rsidR="00EE48A7" w:rsidRPr="008C1827" w:rsidRDefault="00EE48A7" w:rsidP="008C1827">
      <w:p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br w:type="page"/>
      </w:r>
    </w:p>
    <w:p w14:paraId="581AE684" w14:textId="7C22B001" w:rsidR="002605FF" w:rsidRPr="008C1827" w:rsidRDefault="0DCCE268" w:rsidP="008C1827">
      <w:pPr>
        <w:pStyle w:val="Heading1"/>
        <w:rPr>
          <w:rFonts w:eastAsia="Times New Roman"/>
          <w:b w:val="0"/>
          <w:bCs w:val="0"/>
          <w:sz w:val="22"/>
          <w:szCs w:val="22"/>
        </w:rPr>
      </w:pPr>
      <w:bookmarkStart w:id="37" w:name="_Toc162296176"/>
      <w:r w:rsidRPr="008C1827">
        <w:rPr>
          <w:rFonts w:eastAsia="Times New Roman"/>
          <w:sz w:val="22"/>
          <w:szCs w:val="22"/>
        </w:rPr>
        <w:lastRenderedPageBreak/>
        <w:t>BAB III</w:t>
      </w:r>
      <w:bookmarkEnd w:id="37"/>
    </w:p>
    <w:p w14:paraId="7D3098EF" w14:textId="0B2BDDF0" w:rsidR="00AE3275" w:rsidRPr="008C1827" w:rsidRDefault="0DCCE268" w:rsidP="008C1827">
      <w:pPr>
        <w:pStyle w:val="Heading1"/>
        <w:rPr>
          <w:rFonts w:eastAsia="Times New Roman"/>
          <w:sz w:val="22"/>
          <w:szCs w:val="22"/>
        </w:rPr>
      </w:pPr>
      <w:bookmarkStart w:id="38" w:name="_Toc162296177"/>
      <w:r w:rsidRPr="008C1827">
        <w:rPr>
          <w:rFonts w:eastAsia="Times New Roman"/>
          <w:sz w:val="22"/>
          <w:szCs w:val="22"/>
        </w:rPr>
        <w:t>DEVELOPMENT</w:t>
      </w:r>
      <w:bookmarkStart w:id="39" w:name="_Toc162208359"/>
      <w:bookmarkStart w:id="40" w:name="_Toc162208520"/>
      <w:bookmarkStart w:id="41" w:name="_Toc162208568"/>
      <w:bookmarkStart w:id="42" w:name="_Toc162208664"/>
      <w:bookmarkStart w:id="43" w:name="_Toc162214258"/>
      <w:bookmarkEnd w:id="38"/>
      <w:bookmarkEnd w:id="39"/>
      <w:bookmarkEnd w:id="40"/>
      <w:bookmarkEnd w:id="41"/>
      <w:bookmarkEnd w:id="42"/>
      <w:bookmarkEnd w:id="43"/>
    </w:p>
    <w:p w14:paraId="6FDC550F" w14:textId="77777777" w:rsidR="00043380" w:rsidRPr="008C1827" w:rsidRDefault="00043380" w:rsidP="008C1827">
      <w:pPr>
        <w:pStyle w:val="ListParagraph"/>
        <w:numPr>
          <w:ilvl w:val="0"/>
          <w:numId w:val="8"/>
        </w:numPr>
        <w:spacing w:line="360" w:lineRule="auto"/>
        <w:jc w:val="both"/>
        <w:outlineLvl w:val="1"/>
        <w:rPr>
          <w:rFonts w:ascii="Times New Roman" w:eastAsia="Times New Roman" w:hAnsi="Times New Roman" w:cs="Times New Roman"/>
          <w:b/>
          <w:bCs/>
        </w:rPr>
      </w:pPr>
      <w:bookmarkStart w:id="44" w:name="_Toc162296178"/>
      <w:bookmarkEnd w:id="44"/>
    </w:p>
    <w:p w14:paraId="4D7D5829" w14:textId="1A14292F" w:rsidR="00EE48A7" w:rsidRPr="008C1827" w:rsidRDefault="00EE48A7" w:rsidP="008C1827">
      <w:pPr>
        <w:pStyle w:val="Heading2"/>
        <w:ind w:left="720" w:hanging="720"/>
        <w:rPr>
          <w:rFonts w:eastAsia="Times New Roman"/>
        </w:rPr>
      </w:pPr>
      <w:bookmarkStart w:id="45" w:name="_Toc162296179"/>
      <w:r w:rsidRPr="008C1827">
        <w:rPr>
          <w:rFonts w:eastAsia="Times New Roman"/>
        </w:rPr>
        <w:t>The System Development Life Cycle</w:t>
      </w:r>
      <w:bookmarkEnd w:id="45"/>
    </w:p>
    <w:p w14:paraId="4070C588" w14:textId="3D2D4DFF" w:rsidR="003774E9" w:rsidRPr="008C1827" w:rsidRDefault="003F30F0"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i/>
          <w:iCs/>
        </w:rPr>
        <w:t>System Development Life Cycle</w:t>
      </w:r>
      <w:r w:rsidRPr="008C1827">
        <w:rPr>
          <w:rFonts w:ascii="Times New Roman" w:eastAsia="Times New Roman" w:hAnsi="Times New Roman" w:cs="Times New Roman"/>
        </w:rPr>
        <w:t xml:space="preserve"> </w:t>
      </w:r>
      <w:r w:rsidR="009A1FDB" w:rsidRPr="008C1827">
        <w:rPr>
          <w:rFonts w:ascii="Times New Roman" w:eastAsia="Times New Roman" w:hAnsi="Times New Roman" w:cs="Times New Roman"/>
        </w:rPr>
        <w:t xml:space="preserve">(SDLC) </w:t>
      </w:r>
      <w:r w:rsidRPr="008C1827">
        <w:rPr>
          <w:rFonts w:ascii="Times New Roman" w:eastAsia="Times New Roman" w:hAnsi="Times New Roman" w:cs="Times New Roman"/>
        </w:rPr>
        <w:t xml:space="preserve">adalah </w:t>
      </w:r>
      <w:r w:rsidR="003C39DA" w:rsidRPr="008C1827">
        <w:rPr>
          <w:rFonts w:ascii="Times New Roman" w:eastAsia="Times New Roman" w:hAnsi="Times New Roman" w:cs="Times New Roman"/>
        </w:rPr>
        <w:t xml:space="preserve">sebuah metodologi </w:t>
      </w:r>
      <w:r w:rsidR="004972B4" w:rsidRPr="008C1827">
        <w:rPr>
          <w:rFonts w:ascii="Times New Roman" w:eastAsia="Times New Roman" w:hAnsi="Times New Roman" w:cs="Times New Roman"/>
        </w:rPr>
        <w:t xml:space="preserve">pengembangan sistem informasi </w:t>
      </w:r>
      <w:r w:rsidR="00731846" w:rsidRPr="008C1827">
        <w:rPr>
          <w:rFonts w:ascii="Times New Roman" w:eastAsia="Times New Roman" w:hAnsi="Times New Roman" w:cs="Times New Roman"/>
        </w:rPr>
        <w:t>yang terdiri dari beberapa tahap, yaitu</w:t>
      </w:r>
      <w:r w:rsidR="004E0492" w:rsidRPr="008C1827">
        <w:rPr>
          <w:rFonts w:ascii="Times New Roman" w:eastAsia="Times New Roman" w:hAnsi="Times New Roman" w:cs="Times New Roman"/>
        </w:rPr>
        <w:t xml:space="preserve"> </w:t>
      </w:r>
      <w:r w:rsidR="004E0492" w:rsidRPr="008C1827">
        <w:rPr>
          <w:rFonts w:ascii="Times New Roman" w:eastAsia="Times New Roman" w:hAnsi="Times New Roman" w:cs="Times New Roman"/>
          <w:i/>
          <w:iCs/>
        </w:rPr>
        <w:t xml:space="preserve">planning, </w:t>
      </w:r>
      <w:r w:rsidR="003774E9" w:rsidRPr="008C1827">
        <w:rPr>
          <w:rFonts w:ascii="Times New Roman" w:eastAsia="Times New Roman" w:hAnsi="Times New Roman" w:cs="Times New Roman"/>
          <w:i/>
          <w:iCs/>
        </w:rPr>
        <w:t>analysis, design, implementation, testing</w:t>
      </w:r>
      <w:r w:rsidR="003774E9" w:rsidRPr="008C1827">
        <w:rPr>
          <w:rFonts w:ascii="Times New Roman" w:eastAsia="Times New Roman" w:hAnsi="Times New Roman" w:cs="Times New Roman"/>
        </w:rPr>
        <w:t xml:space="preserve"> </w:t>
      </w:r>
      <w:r w:rsidR="003774E9" w:rsidRPr="008C1827">
        <w:rPr>
          <w:rFonts w:ascii="Times New Roman" w:eastAsia="Times New Roman" w:hAnsi="Times New Roman" w:cs="Times New Roman"/>
          <w:i/>
          <w:iCs/>
        </w:rPr>
        <w:t>&amp;</w:t>
      </w:r>
      <w:r w:rsidR="003774E9" w:rsidRPr="008C1827">
        <w:rPr>
          <w:rFonts w:ascii="Times New Roman" w:eastAsia="Times New Roman" w:hAnsi="Times New Roman" w:cs="Times New Roman"/>
        </w:rPr>
        <w:t xml:space="preserve"> </w:t>
      </w:r>
      <w:r w:rsidR="003774E9" w:rsidRPr="008C1827">
        <w:rPr>
          <w:rFonts w:ascii="Times New Roman" w:eastAsia="Times New Roman" w:hAnsi="Times New Roman" w:cs="Times New Roman"/>
          <w:i/>
          <w:iCs/>
        </w:rPr>
        <w:t>integration</w:t>
      </w:r>
      <w:r w:rsidR="003774E9" w:rsidRPr="008C1827">
        <w:rPr>
          <w:rFonts w:ascii="Times New Roman" w:eastAsia="Times New Roman" w:hAnsi="Times New Roman" w:cs="Times New Roman"/>
        </w:rPr>
        <w:t xml:space="preserve">, dan </w:t>
      </w:r>
      <w:r w:rsidR="003774E9" w:rsidRPr="008C1827">
        <w:rPr>
          <w:rFonts w:ascii="Times New Roman" w:eastAsia="Times New Roman" w:hAnsi="Times New Roman" w:cs="Times New Roman"/>
          <w:i/>
          <w:iCs/>
        </w:rPr>
        <w:t>maintenance</w:t>
      </w:r>
      <w:r w:rsidR="003774E9" w:rsidRPr="008C1827">
        <w:rPr>
          <w:rFonts w:ascii="Times New Roman" w:eastAsia="Times New Roman" w:hAnsi="Times New Roman" w:cs="Times New Roman"/>
        </w:rPr>
        <w:t xml:space="preserve">. </w:t>
      </w:r>
      <w:r w:rsidR="009A1FDB" w:rsidRPr="008C1827">
        <w:rPr>
          <w:rFonts w:ascii="Times New Roman" w:eastAsia="Times New Roman" w:hAnsi="Times New Roman" w:cs="Times New Roman"/>
        </w:rPr>
        <w:t xml:space="preserve">SDLC dapat membantu </w:t>
      </w:r>
      <w:r w:rsidR="00527A21" w:rsidRPr="008C1827">
        <w:rPr>
          <w:rFonts w:ascii="Times New Roman" w:eastAsia="Times New Roman" w:hAnsi="Times New Roman" w:cs="Times New Roman"/>
        </w:rPr>
        <w:t xml:space="preserve">dalam pengembangan sistem supaya terstruktur dan </w:t>
      </w:r>
      <w:r w:rsidR="00E55F96" w:rsidRPr="008C1827">
        <w:rPr>
          <w:rFonts w:ascii="Times New Roman" w:eastAsia="Times New Roman" w:hAnsi="Times New Roman" w:cs="Times New Roman"/>
        </w:rPr>
        <w:t>sistematis</w:t>
      </w:r>
      <w:r w:rsidR="004C76B4" w:rsidRPr="008C1827">
        <w:rPr>
          <w:rFonts w:ascii="Times New Roman" w:eastAsia="Times New Roman" w:hAnsi="Times New Roman" w:cs="Times New Roman"/>
        </w:rPr>
        <w:t>. SDLC juga dapat membantu untuk mengidentifikasi serta menyelesaikan masalah</w:t>
      </w:r>
      <w:r w:rsidR="00C14D0F" w:rsidRPr="008C1827">
        <w:rPr>
          <w:rFonts w:ascii="Times New Roman" w:eastAsia="Times New Roman" w:hAnsi="Times New Roman" w:cs="Times New Roman"/>
        </w:rPr>
        <w:t>,</w:t>
      </w:r>
      <w:r w:rsidR="004C76B4" w:rsidRPr="008C1827">
        <w:rPr>
          <w:rFonts w:ascii="Times New Roman" w:eastAsia="Times New Roman" w:hAnsi="Times New Roman" w:cs="Times New Roman"/>
        </w:rPr>
        <w:t xml:space="preserve"> membantu untuk memastikan sistem dapat memenuhi kebutuhan pengguna</w:t>
      </w:r>
      <w:r w:rsidR="00C14D0F" w:rsidRPr="008C1827">
        <w:rPr>
          <w:rFonts w:ascii="Times New Roman" w:eastAsia="Times New Roman" w:hAnsi="Times New Roman" w:cs="Times New Roman"/>
        </w:rPr>
        <w:t xml:space="preserve">, serta berguna untuk mengendalikan biaya dan waktu pengembangan sistem. </w:t>
      </w:r>
    </w:p>
    <w:p w14:paraId="1A307172" w14:textId="77777777" w:rsidR="009B2276" w:rsidRPr="008C1827" w:rsidRDefault="003774E9" w:rsidP="008C1827">
      <w:pPr>
        <w:keepNext/>
        <w:spacing w:line="360" w:lineRule="auto"/>
        <w:ind w:left="720"/>
        <w:jc w:val="center"/>
        <w:rPr>
          <w:rFonts w:ascii="Times New Roman" w:eastAsia="Times New Roman" w:hAnsi="Times New Roman" w:cs="Times New Roman"/>
        </w:rPr>
      </w:pPr>
      <w:r w:rsidRPr="008C1827">
        <w:rPr>
          <w:rFonts w:ascii="Times New Roman" w:hAnsi="Times New Roman" w:cs="Times New Roman"/>
          <w:noProof/>
        </w:rPr>
        <w:drawing>
          <wp:inline distT="0" distB="0" distL="0" distR="0" wp14:anchorId="63E572BA" wp14:editId="6A229D03">
            <wp:extent cx="2612572" cy="2401569"/>
            <wp:effectExtent l="0" t="0" r="0" b="0"/>
            <wp:docPr id="257390340" name="Picture 1" descr="Mengenal Apa itu Software Development Life Cycle dan Metode 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genal Apa itu Software Development Life Cycle dan Metode ny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683" r="23384"/>
                    <a:stretch/>
                  </pic:blipFill>
                  <pic:spPr bwMode="auto">
                    <a:xfrm>
                      <a:off x="0" y="0"/>
                      <a:ext cx="2625982" cy="2413896"/>
                    </a:xfrm>
                    <a:prstGeom prst="rect">
                      <a:avLst/>
                    </a:prstGeom>
                    <a:noFill/>
                    <a:ln>
                      <a:noFill/>
                    </a:ln>
                    <a:extLst>
                      <a:ext uri="{53640926-AAD7-44D8-BBD7-CCE9431645EC}">
                        <a14:shadowObscured xmlns:a14="http://schemas.microsoft.com/office/drawing/2010/main"/>
                      </a:ext>
                    </a:extLst>
                  </pic:spPr>
                </pic:pic>
              </a:graphicData>
            </a:graphic>
          </wp:inline>
        </w:drawing>
      </w:r>
    </w:p>
    <w:p w14:paraId="38738F3E" w14:textId="7B3FF2B1" w:rsidR="003774E9" w:rsidRPr="008C1827" w:rsidRDefault="009B2276" w:rsidP="008C1827">
      <w:pPr>
        <w:pStyle w:val="Caption"/>
        <w:spacing w:line="360" w:lineRule="auto"/>
        <w:ind w:left="180" w:firstLine="450"/>
        <w:jc w:val="both"/>
        <w:rPr>
          <w:rFonts w:ascii="Times New Roman" w:eastAsia="Times New Roman" w:hAnsi="Times New Roman" w:cs="Times New Roman"/>
          <w:color w:val="auto"/>
          <w:sz w:val="22"/>
          <w:szCs w:val="22"/>
        </w:rPr>
      </w:pPr>
      <w:r w:rsidRPr="008C1827">
        <w:rPr>
          <w:rFonts w:ascii="Times New Roman" w:eastAsia="Times New Roman" w:hAnsi="Times New Roman" w:cs="Times New Roman"/>
          <w:color w:val="auto"/>
          <w:sz w:val="22"/>
          <w:szCs w:val="22"/>
        </w:rPr>
        <w:t xml:space="preserve">Gambar </w:t>
      </w:r>
      <w:r w:rsidRPr="008C1827">
        <w:rPr>
          <w:rFonts w:ascii="Times New Roman" w:hAnsi="Times New Roman" w:cs="Times New Roman"/>
          <w:color w:val="auto"/>
          <w:sz w:val="22"/>
          <w:szCs w:val="22"/>
        </w:rPr>
        <w:fldChar w:fldCharType="begin"/>
      </w:r>
      <w:r w:rsidRPr="008C1827">
        <w:rPr>
          <w:rFonts w:ascii="Times New Roman" w:hAnsi="Times New Roman" w:cs="Times New Roman"/>
          <w:color w:val="auto"/>
          <w:sz w:val="22"/>
          <w:szCs w:val="22"/>
        </w:rPr>
        <w:instrText xml:space="preserve"> SEQ Gambar \* ARABIC </w:instrText>
      </w:r>
      <w:r w:rsidRPr="008C1827">
        <w:rPr>
          <w:rFonts w:ascii="Times New Roman" w:hAnsi="Times New Roman" w:cs="Times New Roman"/>
          <w:color w:val="auto"/>
          <w:sz w:val="22"/>
          <w:szCs w:val="22"/>
        </w:rPr>
        <w:fldChar w:fldCharType="separate"/>
      </w:r>
      <w:r w:rsidR="00424FB5">
        <w:rPr>
          <w:rFonts w:ascii="Times New Roman" w:hAnsi="Times New Roman" w:cs="Times New Roman"/>
          <w:noProof/>
          <w:color w:val="auto"/>
          <w:sz w:val="22"/>
          <w:szCs w:val="22"/>
        </w:rPr>
        <w:t>1</w:t>
      </w:r>
      <w:r w:rsidRPr="008C1827">
        <w:rPr>
          <w:rFonts w:ascii="Times New Roman" w:hAnsi="Times New Roman" w:cs="Times New Roman"/>
          <w:color w:val="auto"/>
          <w:sz w:val="22"/>
          <w:szCs w:val="22"/>
        </w:rPr>
        <w:fldChar w:fldCharType="end"/>
      </w:r>
      <w:r w:rsidRPr="008C1827">
        <w:rPr>
          <w:rFonts w:ascii="Times New Roman" w:eastAsia="Times New Roman" w:hAnsi="Times New Roman" w:cs="Times New Roman"/>
          <w:color w:val="auto"/>
          <w:sz w:val="22"/>
          <w:szCs w:val="22"/>
        </w:rPr>
        <w:t>: SDLC Lifecycle</w:t>
      </w:r>
    </w:p>
    <w:p w14:paraId="0B2C126B" w14:textId="4CBAA46D" w:rsidR="00EE48A7" w:rsidRPr="008C1827" w:rsidRDefault="00EE48A7" w:rsidP="008C1827">
      <w:pPr>
        <w:pStyle w:val="Heading3"/>
        <w:numPr>
          <w:ilvl w:val="2"/>
          <w:numId w:val="8"/>
        </w:numPr>
        <w:ind w:left="1350" w:hanging="630"/>
        <w:rPr>
          <w:sz w:val="22"/>
          <w:szCs w:val="22"/>
        </w:rPr>
      </w:pPr>
      <w:bookmarkStart w:id="46" w:name="_Toc162296180"/>
      <w:r w:rsidRPr="008C1827">
        <w:rPr>
          <w:sz w:val="22"/>
          <w:szCs w:val="22"/>
        </w:rPr>
        <w:t>Planning</w:t>
      </w:r>
      <w:bookmarkEnd w:id="46"/>
    </w:p>
    <w:p w14:paraId="36980BD1" w14:textId="145C53A7" w:rsidR="00706C48" w:rsidRPr="008C1827" w:rsidRDefault="00E311A3"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Tahap planning merupakan tahap </w:t>
      </w:r>
      <w:r w:rsidR="00E95F8C" w:rsidRPr="008C1827">
        <w:rPr>
          <w:rFonts w:ascii="Times New Roman" w:eastAsia="Times New Roman" w:hAnsi="Times New Roman" w:cs="Times New Roman"/>
        </w:rPr>
        <w:t xml:space="preserve">awal dalam pembangunan aplikasi dimana pada tahap ini </w:t>
      </w:r>
      <w:r w:rsidR="00BC1D84" w:rsidRPr="008C1827">
        <w:rPr>
          <w:rFonts w:ascii="Times New Roman" w:eastAsia="Times New Roman" w:hAnsi="Times New Roman" w:cs="Times New Roman"/>
        </w:rPr>
        <w:t>mencakup tahap</w:t>
      </w:r>
      <w:r w:rsidR="00E95F8C" w:rsidRPr="008C1827">
        <w:rPr>
          <w:rFonts w:ascii="Times New Roman" w:eastAsia="Times New Roman" w:hAnsi="Times New Roman" w:cs="Times New Roman"/>
        </w:rPr>
        <w:t xml:space="preserve"> penentuan tujuan aplikasi, ruang lingkup, serta kebutuhan proyek pembangunan aplikasi. </w:t>
      </w:r>
      <w:r w:rsidR="00F339AA" w:rsidRPr="008C1827">
        <w:rPr>
          <w:rFonts w:ascii="Times New Roman" w:eastAsia="Times New Roman" w:hAnsi="Times New Roman" w:cs="Times New Roman"/>
        </w:rPr>
        <w:t xml:space="preserve">Tahap ini merupakan tahap yang sangat penting karena </w:t>
      </w:r>
      <w:r w:rsidR="009313B1" w:rsidRPr="008C1827">
        <w:rPr>
          <w:rFonts w:ascii="Times New Roman" w:eastAsia="Times New Roman" w:hAnsi="Times New Roman" w:cs="Times New Roman"/>
        </w:rPr>
        <w:t xml:space="preserve">apabila terjadi kesalahan pada planning akan </w:t>
      </w:r>
      <w:r w:rsidR="005C3F6F" w:rsidRPr="008C1827">
        <w:rPr>
          <w:rFonts w:ascii="Times New Roman" w:eastAsia="Times New Roman" w:hAnsi="Times New Roman" w:cs="Times New Roman"/>
        </w:rPr>
        <w:t>berdampak pada tahap-tahap SDLC selanjutnya.</w:t>
      </w:r>
      <w:r w:rsidR="009313B1" w:rsidRPr="008C1827">
        <w:rPr>
          <w:rFonts w:ascii="Times New Roman" w:eastAsia="Times New Roman" w:hAnsi="Times New Roman" w:cs="Times New Roman"/>
        </w:rPr>
        <w:t xml:space="preserve"> </w:t>
      </w:r>
      <w:r w:rsidR="005E6F1C" w:rsidRPr="008C1827">
        <w:rPr>
          <w:rFonts w:ascii="Times New Roman" w:eastAsia="Times New Roman" w:hAnsi="Times New Roman" w:cs="Times New Roman"/>
        </w:rPr>
        <w:t xml:space="preserve">Tahap planning dalam pembangunan aplikasi X-Pedisi </w:t>
      </w:r>
      <w:r w:rsidR="00F30B92" w:rsidRPr="008C1827">
        <w:rPr>
          <w:rFonts w:ascii="Times New Roman" w:eastAsia="Times New Roman" w:hAnsi="Times New Roman" w:cs="Times New Roman"/>
        </w:rPr>
        <w:t xml:space="preserve">mementingkan </w:t>
      </w:r>
      <w:r w:rsidR="008E0B73" w:rsidRPr="008C1827">
        <w:rPr>
          <w:rFonts w:ascii="Times New Roman" w:eastAsia="Times New Roman" w:hAnsi="Times New Roman" w:cs="Times New Roman"/>
        </w:rPr>
        <w:t>aktivitas pengembangan</w:t>
      </w:r>
      <w:r w:rsidR="00F127E1" w:rsidRPr="008C1827">
        <w:rPr>
          <w:rFonts w:ascii="Times New Roman" w:eastAsia="Times New Roman" w:hAnsi="Times New Roman" w:cs="Times New Roman"/>
        </w:rPr>
        <w:t xml:space="preserve"> konsep dan</w:t>
      </w:r>
      <w:r w:rsidR="008E0B73" w:rsidRPr="008C1827">
        <w:rPr>
          <w:rFonts w:ascii="Times New Roman" w:eastAsia="Times New Roman" w:hAnsi="Times New Roman" w:cs="Times New Roman"/>
        </w:rPr>
        <w:t xml:space="preserve"> sistem yang </w:t>
      </w:r>
      <w:r w:rsidR="000C7C30" w:rsidRPr="008C1827">
        <w:rPr>
          <w:rFonts w:ascii="Times New Roman" w:eastAsia="Times New Roman" w:hAnsi="Times New Roman" w:cs="Times New Roman"/>
        </w:rPr>
        <w:t>meliputi</w:t>
      </w:r>
      <w:r w:rsidR="00763D92" w:rsidRPr="008C1827">
        <w:rPr>
          <w:rFonts w:ascii="Times New Roman" w:eastAsia="Times New Roman" w:hAnsi="Times New Roman" w:cs="Times New Roman"/>
        </w:rPr>
        <w:t>:</w:t>
      </w:r>
    </w:p>
    <w:p w14:paraId="0D4B8645" w14:textId="59719A56" w:rsidR="00763D92" w:rsidRPr="008C1827" w:rsidRDefault="00C85F5E" w:rsidP="008C1827">
      <w:pPr>
        <w:pStyle w:val="ListParagraph"/>
        <w:numPr>
          <w:ilvl w:val="0"/>
          <w:numId w:val="15"/>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 xml:space="preserve">Penentuan </w:t>
      </w:r>
      <w:r w:rsidR="00EC79E5" w:rsidRPr="008C1827">
        <w:rPr>
          <w:rFonts w:ascii="Times New Roman" w:eastAsia="Times New Roman" w:hAnsi="Times New Roman" w:cs="Times New Roman"/>
          <w:b/>
          <w:bCs/>
        </w:rPr>
        <w:t>T</w:t>
      </w:r>
      <w:r w:rsidRPr="008C1827">
        <w:rPr>
          <w:rFonts w:ascii="Times New Roman" w:eastAsia="Times New Roman" w:hAnsi="Times New Roman" w:cs="Times New Roman"/>
          <w:b/>
          <w:bCs/>
        </w:rPr>
        <w:t xml:space="preserve">ujuan </w:t>
      </w:r>
      <w:r w:rsidR="00EC79E5" w:rsidRPr="008C1827">
        <w:rPr>
          <w:rFonts w:ascii="Times New Roman" w:eastAsia="Times New Roman" w:hAnsi="Times New Roman" w:cs="Times New Roman"/>
          <w:b/>
          <w:bCs/>
        </w:rPr>
        <w:t>B</w:t>
      </w:r>
      <w:r w:rsidRPr="008C1827">
        <w:rPr>
          <w:rFonts w:ascii="Times New Roman" w:eastAsia="Times New Roman" w:hAnsi="Times New Roman" w:cs="Times New Roman"/>
          <w:b/>
          <w:bCs/>
        </w:rPr>
        <w:t>isnis</w:t>
      </w:r>
    </w:p>
    <w:p w14:paraId="11518595" w14:textId="4AEB0C2F" w:rsidR="00C85F5E" w:rsidRPr="008C1827" w:rsidRDefault="00C85F5E" w:rsidP="008C1827">
      <w:pPr>
        <w:pStyle w:val="ListParagraph"/>
        <w:spacing w:line="360" w:lineRule="auto"/>
        <w:ind w:left="1800" w:firstLine="360"/>
        <w:jc w:val="both"/>
        <w:rPr>
          <w:rFonts w:ascii="Times New Roman" w:eastAsia="Times New Roman" w:hAnsi="Times New Roman" w:cs="Times New Roman"/>
        </w:rPr>
      </w:pPr>
      <w:r w:rsidRPr="008C1827">
        <w:rPr>
          <w:rFonts w:ascii="Times New Roman" w:eastAsia="Times New Roman" w:hAnsi="Times New Roman" w:cs="Times New Roman"/>
        </w:rPr>
        <w:lastRenderedPageBreak/>
        <w:t>Tujuan bisnis X-Pedisi adalah untuk me</w:t>
      </w:r>
      <w:r w:rsidR="001E4EEC" w:rsidRPr="008C1827">
        <w:rPr>
          <w:rFonts w:ascii="Times New Roman" w:eastAsia="Times New Roman" w:hAnsi="Times New Roman" w:cs="Times New Roman"/>
        </w:rPr>
        <w:t xml:space="preserve">nyediakan jasa pengiriman dengan </w:t>
      </w:r>
      <w:r w:rsidR="00480BD9" w:rsidRPr="008C1827">
        <w:rPr>
          <w:rFonts w:ascii="Times New Roman" w:eastAsia="Times New Roman" w:hAnsi="Times New Roman" w:cs="Times New Roman"/>
        </w:rPr>
        <w:t>efisiensi tinggi</w:t>
      </w:r>
      <w:r w:rsidR="00016E96" w:rsidRPr="008C1827">
        <w:rPr>
          <w:rFonts w:ascii="Times New Roman" w:eastAsia="Times New Roman" w:hAnsi="Times New Roman" w:cs="Times New Roman"/>
        </w:rPr>
        <w:t xml:space="preserve">, memperluas </w:t>
      </w:r>
      <w:r w:rsidR="00642A82" w:rsidRPr="008C1827">
        <w:rPr>
          <w:rFonts w:ascii="Times New Roman" w:eastAsia="Times New Roman" w:hAnsi="Times New Roman" w:cs="Times New Roman"/>
        </w:rPr>
        <w:t>jangkauan pengiriman serta meningkatkan kepuasan pelanggan.</w:t>
      </w:r>
    </w:p>
    <w:p w14:paraId="50C37E08" w14:textId="1CC472F5" w:rsidR="00642A82" w:rsidRPr="008C1827" w:rsidRDefault="001555CD" w:rsidP="008C1827">
      <w:pPr>
        <w:pStyle w:val="ListParagraph"/>
        <w:numPr>
          <w:ilvl w:val="0"/>
          <w:numId w:val="15"/>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 xml:space="preserve">Menentukan </w:t>
      </w:r>
      <w:r w:rsidR="00EC79E5" w:rsidRPr="008C1827">
        <w:rPr>
          <w:rFonts w:ascii="Times New Roman" w:eastAsia="Times New Roman" w:hAnsi="Times New Roman" w:cs="Times New Roman"/>
          <w:b/>
          <w:bCs/>
        </w:rPr>
        <w:t>F</w:t>
      </w:r>
      <w:r w:rsidRPr="008C1827">
        <w:rPr>
          <w:rFonts w:ascii="Times New Roman" w:eastAsia="Times New Roman" w:hAnsi="Times New Roman" w:cs="Times New Roman"/>
          <w:b/>
          <w:bCs/>
        </w:rPr>
        <w:t xml:space="preserve">itur </w:t>
      </w:r>
      <w:r w:rsidR="00EC79E5" w:rsidRPr="008C1827">
        <w:rPr>
          <w:rFonts w:ascii="Times New Roman" w:eastAsia="Times New Roman" w:hAnsi="Times New Roman" w:cs="Times New Roman"/>
          <w:b/>
          <w:bCs/>
        </w:rPr>
        <w:t>U</w:t>
      </w:r>
      <w:r w:rsidRPr="008C1827">
        <w:rPr>
          <w:rFonts w:ascii="Times New Roman" w:eastAsia="Times New Roman" w:hAnsi="Times New Roman" w:cs="Times New Roman"/>
          <w:b/>
          <w:bCs/>
        </w:rPr>
        <w:t>tama</w:t>
      </w:r>
    </w:p>
    <w:p w14:paraId="0EABF6E3" w14:textId="37F2912B" w:rsidR="00F13DF7" w:rsidRPr="008C1827" w:rsidRDefault="00F127E1" w:rsidP="008C1827">
      <w:pPr>
        <w:pStyle w:val="ListParagraph"/>
        <w:spacing w:line="360" w:lineRule="auto"/>
        <w:ind w:left="1800" w:firstLine="360"/>
        <w:jc w:val="both"/>
        <w:rPr>
          <w:rFonts w:ascii="Times New Roman" w:eastAsia="Times New Roman" w:hAnsi="Times New Roman" w:cs="Times New Roman"/>
        </w:rPr>
      </w:pPr>
      <w:r w:rsidRPr="008C1827">
        <w:rPr>
          <w:rFonts w:ascii="Times New Roman" w:eastAsia="Times New Roman" w:hAnsi="Times New Roman" w:cs="Times New Roman"/>
        </w:rPr>
        <w:t xml:space="preserve">Fitur utama yang ditawarkan oleh X-Pedisi </w:t>
      </w:r>
      <w:r w:rsidR="00F13DF7" w:rsidRPr="008C1827">
        <w:rPr>
          <w:rFonts w:ascii="Times New Roman" w:eastAsia="Times New Roman" w:hAnsi="Times New Roman" w:cs="Times New Roman"/>
        </w:rPr>
        <w:t>antara lain:</w:t>
      </w:r>
    </w:p>
    <w:p w14:paraId="2C9775AD" w14:textId="69D9AA8D" w:rsidR="00F13DF7" w:rsidRPr="008C1827" w:rsidRDefault="00F13DF7" w:rsidP="008C1827">
      <w:pPr>
        <w:pStyle w:val="ListParagraph"/>
        <w:numPr>
          <w:ilvl w:val="0"/>
          <w:numId w:val="16"/>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 xml:space="preserve">Tracking </w:t>
      </w:r>
      <w:r w:rsidR="00552F2C" w:rsidRPr="008C1827">
        <w:rPr>
          <w:rFonts w:ascii="Times New Roman" w:eastAsia="Times New Roman" w:hAnsi="Times New Roman" w:cs="Times New Roman"/>
          <w:b/>
          <w:bCs/>
        </w:rPr>
        <w:t>B</w:t>
      </w:r>
      <w:r w:rsidRPr="008C1827">
        <w:rPr>
          <w:rFonts w:ascii="Times New Roman" w:eastAsia="Times New Roman" w:hAnsi="Times New Roman" w:cs="Times New Roman"/>
          <w:b/>
          <w:bCs/>
        </w:rPr>
        <w:t>arang</w:t>
      </w:r>
    </w:p>
    <w:p w14:paraId="627E3BFF" w14:textId="2245464D" w:rsidR="00F13DF7" w:rsidRPr="008C1827" w:rsidRDefault="00F13DF7" w:rsidP="008C1827">
      <w:pPr>
        <w:spacing w:line="360" w:lineRule="auto"/>
        <w:ind w:left="2160" w:firstLine="360"/>
        <w:jc w:val="both"/>
        <w:rPr>
          <w:rFonts w:ascii="Times New Roman" w:eastAsia="Times New Roman" w:hAnsi="Times New Roman" w:cs="Times New Roman"/>
        </w:rPr>
      </w:pPr>
      <w:r w:rsidRPr="008C1827">
        <w:rPr>
          <w:rFonts w:ascii="Times New Roman" w:eastAsia="Times New Roman" w:hAnsi="Times New Roman" w:cs="Times New Roman"/>
        </w:rPr>
        <w:t>F</w:t>
      </w:r>
      <w:r w:rsidR="00F127E1" w:rsidRPr="008C1827">
        <w:rPr>
          <w:rFonts w:ascii="Times New Roman" w:eastAsia="Times New Roman" w:hAnsi="Times New Roman" w:cs="Times New Roman"/>
        </w:rPr>
        <w:t xml:space="preserve">itur </w:t>
      </w:r>
      <w:r w:rsidR="00380FE8" w:rsidRPr="008C1827">
        <w:rPr>
          <w:rFonts w:ascii="Times New Roman" w:eastAsia="Times New Roman" w:hAnsi="Times New Roman" w:cs="Times New Roman"/>
          <w:i/>
          <w:iCs/>
        </w:rPr>
        <w:t>tracking barang</w:t>
      </w:r>
      <w:r w:rsidR="00F127E1" w:rsidRPr="008C1827">
        <w:rPr>
          <w:rFonts w:ascii="Times New Roman" w:eastAsia="Times New Roman" w:hAnsi="Times New Roman" w:cs="Times New Roman"/>
        </w:rPr>
        <w:t xml:space="preserve"> </w:t>
      </w:r>
      <w:r w:rsidR="0085706B" w:rsidRPr="008C1827">
        <w:rPr>
          <w:rFonts w:ascii="Times New Roman" w:eastAsia="Times New Roman" w:hAnsi="Times New Roman" w:cs="Times New Roman"/>
        </w:rPr>
        <w:t xml:space="preserve">untuk memastikan barang pelanggan yang dikirimkan </w:t>
      </w:r>
      <w:r w:rsidR="000B0FAA" w:rsidRPr="008C1827">
        <w:rPr>
          <w:rFonts w:ascii="Times New Roman" w:eastAsia="Times New Roman" w:hAnsi="Times New Roman" w:cs="Times New Roman"/>
        </w:rPr>
        <w:t xml:space="preserve">melalui X-Pedisi dapat </w:t>
      </w:r>
      <w:r w:rsidR="00380FE8" w:rsidRPr="008C1827">
        <w:rPr>
          <w:rFonts w:ascii="Times New Roman" w:eastAsia="Times New Roman" w:hAnsi="Times New Roman" w:cs="Times New Roman"/>
        </w:rPr>
        <w:t xml:space="preserve">dilacak dan meminimalisir barang hilang atau rusak. Dengan fitur ini akan meningkatkan kepercayaan pelanggan dalam menggunakan aplikasi X-Pedisi. </w:t>
      </w:r>
    </w:p>
    <w:p w14:paraId="2182A5C6" w14:textId="2856865D" w:rsidR="00F13DF7" w:rsidRPr="008C1827" w:rsidRDefault="00F13DF7" w:rsidP="008C1827">
      <w:pPr>
        <w:pStyle w:val="ListParagraph"/>
        <w:numPr>
          <w:ilvl w:val="0"/>
          <w:numId w:val="16"/>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 xml:space="preserve">Kalkulasi </w:t>
      </w:r>
      <w:r w:rsidR="00552F2C" w:rsidRPr="008C1827">
        <w:rPr>
          <w:rFonts w:ascii="Times New Roman" w:eastAsia="Times New Roman" w:hAnsi="Times New Roman" w:cs="Times New Roman"/>
          <w:b/>
          <w:bCs/>
        </w:rPr>
        <w:t>H</w:t>
      </w:r>
      <w:r w:rsidRPr="008C1827">
        <w:rPr>
          <w:rFonts w:ascii="Times New Roman" w:eastAsia="Times New Roman" w:hAnsi="Times New Roman" w:cs="Times New Roman"/>
          <w:b/>
          <w:bCs/>
        </w:rPr>
        <w:t>arga</w:t>
      </w:r>
    </w:p>
    <w:p w14:paraId="15F7B3A6" w14:textId="3DADEAC2" w:rsidR="001555CD" w:rsidRPr="008C1827" w:rsidRDefault="00380FE8" w:rsidP="008C1827">
      <w:pPr>
        <w:spacing w:line="360" w:lineRule="auto"/>
        <w:ind w:left="2160" w:firstLine="360"/>
        <w:jc w:val="both"/>
        <w:rPr>
          <w:rFonts w:ascii="Times New Roman" w:eastAsia="Times New Roman" w:hAnsi="Times New Roman" w:cs="Times New Roman"/>
        </w:rPr>
      </w:pPr>
      <w:r w:rsidRPr="008C1827">
        <w:rPr>
          <w:rFonts w:ascii="Times New Roman" w:eastAsia="Times New Roman" w:hAnsi="Times New Roman" w:cs="Times New Roman"/>
        </w:rPr>
        <w:t xml:space="preserve">Selain </w:t>
      </w:r>
      <w:r w:rsidR="00DE3BEB" w:rsidRPr="008C1827">
        <w:rPr>
          <w:rFonts w:ascii="Times New Roman" w:eastAsia="Times New Roman" w:hAnsi="Times New Roman" w:cs="Times New Roman"/>
        </w:rPr>
        <w:t xml:space="preserve">fitur </w:t>
      </w:r>
      <w:r w:rsidR="00DE3BEB" w:rsidRPr="008C1827">
        <w:rPr>
          <w:rFonts w:ascii="Times New Roman" w:eastAsia="Times New Roman" w:hAnsi="Times New Roman" w:cs="Times New Roman"/>
          <w:i/>
          <w:iCs/>
        </w:rPr>
        <w:t>tracking barang</w:t>
      </w:r>
      <w:r w:rsidR="00DE3BEB" w:rsidRPr="008C1827">
        <w:rPr>
          <w:rFonts w:ascii="Times New Roman" w:eastAsia="Times New Roman" w:hAnsi="Times New Roman" w:cs="Times New Roman"/>
        </w:rPr>
        <w:t>, X-Pedisi juga menyediakan fitur penghitungan harga pengiriman sebelum barang dikirim ke lokasi pelanggan. Ini dilakukan untuk membangun transparasi harga sehingga pelanggan dapat me</w:t>
      </w:r>
      <w:r w:rsidR="00F13DF7" w:rsidRPr="008C1827">
        <w:rPr>
          <w:rFonts w:ascii="Times New Roman" w:eastAsia="Times New Roman" w:hAnsi="Times New Roman" w:cs="Times New Roman"/>
        </w:rPr>
        <w:t>ngkalkulasi harga untuk jasa pengiriman barang berdasarkan jarak pengiriman, berat barang, serta jenis barang.</w:t>
      </w:r>
    </w:p>
    <w:p w14:paraId="6B33062B" w14:textId="707CB5DE" w:rsidR="00F13DF7" w:rsidRPr="008C1827" w:rsidRDefault="00F83502" w:rsidP="008C1827">
      <w:pPr>
        <w:pStyle w:val="ListParagraph"/>
        <w:numPr>
          <w:ilvl w:val="0"/>
          <w:numId w:val="16"/>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t xml:space="preserve">Live </w:t>
      </w:r>
      <w:r w:rsidR="00552F2C" w:rsidRPr="008C1827">
        <w:rPr>
          <w:rFonts w:ascii="Times New Roman" w:eastAsia="Times New Roman" w:hAnsi="Times New Roman" w:cs="Times New Roman"/>
          <w:b/>
          <w:bCs/>
        </w:rPr>
        <w:t>C</w:t>
      </w:r>
      <w:r w:rsidRPr="008C1827">
        <w:rPr>
          <w:rFonts w:ascii="Times New Roman" w:eastAsia="Times New Roman" w:hAnsi="Times New Roman" w:cs="Times New Roman"/>
          <w:b/>
          <w:bCs/>
        </w:rPr>
        <w:t>hat</w:t>
      </w:r>
    </w:p>
    <w:p w14:paraId="5BDAAA03" w14:textId="6CC5B0A1" w:rsidR="00696A69" w:rsidRPr="008C1827" w:rsidRDefault="4B9C3247" w:rsidP="008C1827">
      <w:pPr>
        <w:spacing w:line="360" w:lineRule="auto"/>
        <w:ind w:left="2160" w:firstLine="360"/>
        <w:jc w:val="both"/>
        <w:rPr>
          <w:rFonts w:ascii="Times New Roman" w:eastAsia="Times New Roman" w:hAnsi="Times New Roman" w:cs="Times New Roman"/>
        </w:rPr>
      </w:pPr>
      <w:r w:rsidRPr="008C1827">
        <w:rPr>
          <w:rFonts w:ascii="Times New Roman" w:eastAsia="Times New Roman" w:hAnsi="Times New Roman" w:cs="Times New Roman"/>
        </w:rPr>
        <w:t xml:space="preserve">Fitur utama yang akan dibangun untuk melengkapi aplikasi X-Pedisi adalah fitur </w:t>
      </w:r>
      <w:r w:rsidRPr="008C1827">
        <w:rPr>
          <w:rFonts w:ascii="Times New Roman" w:eastAsia="Times New Roman" w:hAnsi="Times New Roman" w:cs="Times New Roman"/>
          <w:i/>
          <w:iCs/>
        </w:rPr>
        <w:t>live chat</w:t>
      </w:r>
      <w:r w:rsidRPr="008C1827">
        <w:rPr>
          <w:rFonts w:ascii="Times New Roman" w:eastAsia="Times New Roman" w:hAnsi="Times New Roman" w:cs="Times New Roman"/>
        </w:rPr>
        <w:t xml:space="preserve"> yang dapat berguna bagi pelanggan untuk bertanya secara langsung kepada admin X-Pedisi. Fitur ini dibangun guna menyediakan layanan terbaik bagi pelanggan supaya pelanggan dapat menanyakan </w:t>
      </w:r>
      <w:r w:rsidRPr="008C1827">
        <w:rPr>
          <w:rFonts w:ascii="Times New Roman" w:eastAsia="Times New Roman" w:hAnsi="Times New Roman" w:cs="Times New Roman"/>
          <w:i/>
          <w:iCs/>
        </w:rPr>
        <w:t>progress</w:t>
      </w:r>
      <w:r w:rsidRPr="008C1827">
        <w:rPr>
          <w:rFonts w:ascii="Times New Roman" w:eastAsia="Times New Roman" w:hAnsi="Times New Roman" w:cs="Times New Roman"/>
        </w:rPr>
        <w:t xml:space="preserve"> pengiriman barang langsung kepada admin X-Pedisi yang memiliki akses penuh akan data </w:t>
      </w:r>
      <w:r w:rsidRPr="008C1827">
        <w:rPr>
          <w:rFonts w:ascii="Times New Roman" w:eastAsia="Times New Roman" w:hAnsi="Times New Roman" w:cs="Times New Roman"/>
          <w:i/>
          <w:iCs/>
        </w:rPr>
        <w:t>tracking</w:t>
      </w:r>
      <w:r w:rsidRPr="008C1827">
        <w:rPr>
          <w:rFonts w:ascii="Times New Roman" w:eastAsia="Times New Roman" w:hAnsi="Times New Roman" w:cs="Times New Roman"/>
        </w:rPr>
        <w:t xml:space="preserve"> pengiriman</w:t>
      </w:r>
      <w:r w:rsidR="00696A69" w:rsidRPr="008C1827">
        <w:rPr>
          <w:rFonts w:ascii="Times New Roman" w:eastAsia="Times New Roman" w:hAnsi="Times New Roman" w:cs="Times New Roman"/>
        </w:rPr>
        <w:t>.</w:t>
      </w:r>
    </w:p>
    <w:p w14:paraId="726E0742" w14:textId="3C8B1795" w:rsidR="00696A69" w:rsidRPr="008C1827" w:rsidRDefault="003B6751" w:rsidP="008C1827">
      <w:pPr>
        <w:pStyle w:val="Heading3"/>
        <w:numPr>
          <w:ilvl w:val="2"/>
          <w:numId w:val="8"/>
        </w:numPr>
        <w:ind w:left="1350" w:hanging="630"/>
        <w:rPr>
          <w:sz w:val="22"/>
          <w:szCs w:val="22"/>
        </w:rPr>
      </w:pPr>
      <w:r w:rsidRPr="008C1827">
        <w:rPr>
          <w:sz w:val="22"/>
          <w:szCs w:val="22"/>
        </w:rPr>
        <w:t>Design</w:t>
      </w:r>
    </w:p>
    <w:p w14:paraId="0DC227E9" w14:textId="6EF874F7" w:rsidR="2AD4B71B" w:rsidRPr="008C1827" w:rsidRDefault="2AD4B71B" w:rsidP="008C1827">
      <w:pPr>
        <w:spacing w:line="360" w:lineRule="auto"/>
        <w:ind w:left="630" w:firstLine="720"/>
        <w:jc w:val="both"/>
        <w:rPr>
          <w:rFonts w:ascii="Times New Roman" w:eastAsia="Times New Roman" w:hAnsi="Times New Roman" w:cs="Times New Roman"/>
        </w:rPr>
      </w:pPr>
      <w:r w:rsidRPr="008C1827">
        <w:rPr>
          <w:rFonts w:ascii="Times New Roman" w:eastAsia="Times New Roman" w:hAnsi="Times New Roman" w:cs="Times New Roman"/>
        </w:rPr>
        <w:t>Tahapan desain menurut, adalah tahapan yang didalamnya meliputi use case diagram, class diagram, activity diagram, sequence diagram, dan database structure. Perancangan sistem sendiri dilakukan berdasarkan tujuan maupun proses dari pembuatan aplikasi X-Pedisi, berikut merupakan tahapan design yang dikembangkan dalam aplikasi X-Pedisi:</w:t>
      </w:r>
    </w:p>
    <w:p w14:paraId="3339AC00" w14:textId="24C455D7" w:rsidR="3C081AD6" w:rsidRPr="008C1827" w:rsidRDefault="3C081AD6" w:rsidP="008C1827">
      <w:pPr>
        <w:pStyle w:val="ListParagraph"/>
        <w:numPr>
          <w:ilvl w:val="1"/>
          <w:numId w:val="4"/>
        </w:numPr>
        <w:spacing w:line="360" w:lineRule="auto"/>
        <w:jc w:val="both"/>
        <w:rPr>
          <w:rFonts w:ascii="Times New Roman" w:eastAsia="Times New Roman" w:hAnsi="Times New Roman" w:cs="Times New Roman"/>
          <w:b/>
          <w:bCs/>
        </w:rPr>
      </w:pPr>
      <w:r w:rsidRPr="008C1827">
        <w:rPr>
          <w:rFonts w:ascii="Times New Roman" w:eastAsia="Times New Roman" w:hAnsi="Times New Roman" w:cs="Times New Roman"/>
          <w:b/>
          <w:bCs/>
        </w:rPr>
        <w:lastRenderedPageBreak/>
        <w:t>Use Case Diagram</w:t>
      </w:r>
    </w:p>
    <w:p w14:paraId="5F024932" w14:textId="2BDE6573" w:rsidR="6B26E919" w:rsidRPr="008C1827" w:rsidRDefault="6B26E919" w:rsidP="008C1827">
      <w:pPr>
        <w:pStyle w:val="ListParagraph"/>
        <w:spacing w:line="360" w:lineRule="auto"/>
        <w:jc w:val="both"/>
        <w:rPr>
          <w:rFonts w:ascii="Times New Roman" w:eastAsia="Times New Roman" w:hAnsi="Times New Roman" w:cs="Times New Roman"/>
        </w:rPr>
      </w:pPr>
      <w:r w:rsidRPr="008C1827">
        <w:rPr>
          <w:rFonts w:ascii="Times New Roman" w:hAnsi="Times New Roman" w:cs="Times New Roman"/>
          <w:noProof/>
        </w:rPr>
        <w:drawing>
          <wp:inline distT="0" distB="0" distL="0" distR="0" wp14:anchorId="64A54E0F" wp14:editId="5D77F767">
            <wp:extent cx="5038724" cy="3095625"/>
            <wp:effectExtent l="0" t="0" r="0" b="0"/>
            <wp:docPr id="871566394" name="Picture 87156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38724" cy="3095625"/>
                    </a:xfrm>
                    <a:prstGeom prst="rect">
                      <a:avLst/>
                    </a:prstGeom>
                  </pic:spPr>
                </pic:pic>
              </a:graphicData>
            </a:graphic>
          </wp:inline>
        </w:drawing>
      </w:r>
    </w:p>
    <w:p w14:paraId="4C81339B" w14:textId="7BDCC6CD" w:rsidR="6B26E919" w:rsidRPr="008C1827" w:rsidRDefault="6B26E919" w:rsidP="008C1827">
      <w:pPr>
        <w:pStyle w:val="ListParagraph"/>
        <w:spacing w:line="360" w:lineRule="auto"/>
        <w:ind w:firstLine="720"/>
        <w:jc w:val="both"/>
        <w:rPr>
          <w:rFonts w:ascii="Times New Roman" w:eastAsia="Times New Roman" w:hAnsi="Times New Roman" w:cs="Times New Roman"/>
        </w:rPr>
      </w:pPr>
      <w:r w:rsidRPr="008C1827">
        <w:rPr>
          <w:rFonts w:ascii="Times New Roman" w:eastAsia="Times New Roman" w:hAnsi="Times New Roman" w:cs="Times New Roman"/>
        </w:rPr>
        <w:t>Gambar di atas adalah sebuah Use Case Diagram untuk sistem jasa ekspedisi yang melibatkan tiga aktor utama: Customer, Admin, dan Courier. Dalam diagram ini, Customer memiliki beberapa interaksi dengan sistem, yaitu dapat membuat akun baru melalui use case "Daftar Akun," memperbarui informasi akun dengan "Update Akun," mengelola pesanan pengiriman barang dengan "Manage Order," dan melihat riwayat pengiriman yang telah dilakukan melalui "Riwayat Pengiriman."</w:t>
      </w:r>
    </w:p>
    <w:p w14:paraId="2019F8AD" w14:textId="749FB032" w:rsidR="6B26E919" w:rsidRPr="008C1827" w:rsidRDefault="6B26E919" w:rsidP="008C1827">
      <w:pPr>
        <w:pStyle w:val="ListParagraph"/>
        <w:spacing w:line="360" w:lineRule="auto"/>
        <w:ind w:firstLine="720"/>
        <w:jc w:val="both"/>
        <w:rPr>
          <w:rFonts w:ascii="Times New Roman" w:eastAsia="Times New Roman" w:hAnsi="Times New Roman" w:cs="Times New Roman"/>
        </w:rPr>
      </w:pPr>
      <w:r w:rsidRPr="008C1827">
        <w:rPr>
          <w:rFonts w:ascii="Times New Roman" w:eastAsia="Times New Roman" w:hAnsi="Times New Roman" w:cs="Times New Roman"/>
        </w:rPr>
        <w:t>Admin, sebagai aktor lain dalam sistem, memiliki peran penting dalam manajemen pengguna dan pengiriman. Admin dapat mengelola pengguna melalui use case "Manage User," yang mencakup pembuatan, pembaruan, dan penghapusan akun pengguna. Selain itu, Admin juga dapat mengelola pengiriman barang, termasuk proses pengiriman dan statusnya, melalui use case "Manage Pengiriman."</w:t>
      </w:r>
    </w:p>
    <w:p w14:paraId="431CDC11" w14:textId="47C520C3" w:rsidR="6B26E919" w:rsidRPr="008C1827" w:rsidRDefault="6B26E919" w:rsidP="008C1827">
      <w:pPr>
        <w:pStyle w:val="ListParagraph"/>
        <w:spacing w:line="360" w:lineRule="auto"/>
        <w:ind w:firstLine="720"/>
        <w:jc w:val="both"/>
        <w:rPr>
          <w:rFonts w:ascii="Times New Roman" w:eastAsia="Times New Roman" w:hAnsi="Times New Roman" w:cs="Times New Roman"/>
        </w:rPr>
      </w:pPr>
      <w:r w:rsidRPr="008C1827">
        <w:rPr>
          <w:rFonts w:ascii="Times New Roman" w:eastAsia="Times New Roman" w:hAnsi="Times New Roman" w:cs="Times New Roman"/>
        </w:rPr>
        <w:t>Courier, sebagai aktor ketiga, memiliki kemampuan untuk memperbarui informasi akunnya melalui use case "Update Akun." Courier juga bertanggung jawab untuk mengelola penjemputan barang dari Customer melalui use case "Manage Pick Up" dan dapat melihat riwayat pengiriman yang telah dilakukannya melalui use case "Riwayat Pengiriman."</w:t>
      </w:r>
    </w:p>
    <w:p w14:paraId="519679AB" w14:textId="36737A40" w:rsidR="0D3347D4" w:rsidRPr="008C1827" w:rsidRDefault="2B89A860" w:rsidP="008C1827">
      <w:pPr>
        <w:pStyle w:val="ListParagraph"/>
        <w:spacing w:line="360" w:lineRule="auto"/>
        <w:ind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Interaksi antara aktor dan use case ini mencerminkan bagaimana setiap aktor berinteraksi dengan sistem untuk melakukan tugas atau fungsi yang mereka butuhkan. Use Case Diagram ini membantu dalam memahami kebutuhan </w:t>
      </w:r>
      <w:r w:rsidRPr="008C1827">
        <w:rPr>
          <w:rFonts w:ascii="Times New Roman" w:eastAsia="Times New Roman" w:hAnsi="Times New Roman" w:cs="Times New Roman"/>
        </w:rPr>
        <w:lastRenderedPageBreak/>
        <w:t>fungsional sistem dari sudut pandang pengguna akhir, memastikan bahwa semua kebutuhan dan proses penting telah diidentifikasi dan diintegrasikan dengan baik dalam sistem.</w:t>
      </w:r>
    </w:p>
    <w:p w14:paraId="0E5C2BC8" w14:textId="460EC5B0" w:rsidR="7C3EC760" w:rsidRPr="008C1827" w:rsidRDefault="7C3EC760" w:rsidP="008C1827">
      <w:pPr>
        <w:pStyle w:val="ListParagraph"/>
        <w:spacing w:line="360" w:lineRule="auto"/>
        <w:ind w:firstLine="720"/>
        <w:jc w:val="both"/>
        <w:rPr>
          <w:rFonts w:ascii="Times New Roman" w:eastAsia="Times New Roman" w:hAnsi="Times New Roman" w:cs="Times New Roman"/>
        </w:rPr>
      </w:pPr>
    </w:p>
    <w:p w14:paraId="5079794E" w14:textId="7138D424" w:rsidR="64EC76EB" w:rsidRPr="008C1827" w:rsidRDefault="7828434A" w:rsidP="008C1827">
      <w:pPr>
        <w:pStyle w:val="ListParagraph"/>
        <w:numPr>
          <w:ilvl w:val="1"/>
          <w:numId w:val="4"/>
        </w:numPr>
        <w:spacing w:line="360" w:lineRule="auto"/>
        <w:rPr>
          <w:rFonts w:ascii="Times New Roman" w:eastAsia="Times New Roman" w:hAnsi="Times New Roman" w:cs="Times New Roman"/>
        </w:rPr>
      </w:pPr>
      <w:r w:rsidRPr="008C1827">
        <w:rPr>
          <w:rFonts w:ascii="Times New Roman" w:eastAsia="Times New Roman" w:hAnsi="Times New Roman" w:cs="Times New Roman"/>
          <w:b/>
          <w:bCs/>
        </w:rPr>
        <w:t>Class</w:t>
      </w:r>
      <w:r w:rsidR="1ED2E96F" w:rsidRPr="008C1827">
        <w:rPr>
          <w:rFonts w:ascii="Times New Roman" w:eastAsia="Times New Roman" w:hAnsi="Times New Roman" w:cs="Times New Roman"/>
          <w:b/>
          <w:bCs/>
        </w:rPr>
        <w:t xml:space="preserve"> </w:t>
      </w:r>
      <w:r w:rsidRPr="008C1827">
        <w:rPr>
          <w:rFonts w:ascii="Times New Roman" w:eastAsia="Times New Roman" w:hAnsi="Times New Roman" w:cs="Times New Roman"/>
          <w:b/>
          <w:bCs/>
        </w:rPr>
        <w:t>Diagram</w:t>
      </w:r>
    </w:p>
    <w:p w14:paraId="273893B6" w14:textId="39471465" w:rsidR="64EC76EB" w:rsidRPr="008C1827" w:rsidRDefault="47CA8D02" w:rsidP="008C1827">
      <w:pPr>
        <w:pStyle w:val="ListParagraph"/>
        <w:spacing w:line="360" w:lineRule="auto"/>
        <w:rPr>
          <w:rFonts w:ascii="Times New Roman" w:eastAsia="Times New Roman" w:hAnsi="Times New Roman" w:cs="Times New Roman"/>
        </w:rPr>
      </w:pPr>
      <w:r w:rsidRPr="008C1827">
        <w:rPr>
          <w:rFonts w:ascii="Times New Roman" w:hAnsi="Times New Roman" w:cs="Times New Roman"/>
          <w:noProof/>
        </w:rPr>
        <w:drawing>
          <wp:inline distT="0" distB="0" distL="0" distR="0" wp14:anchorId="69FEEC15" wp14:editId="3D3DB231">
            <wp:extent cx="4457698" cy="3547621"/>
            <wp:effectExtent l="0" t="0" r="0" b="0"/>
            <wp:docPr id="375077774" name="Picture 37507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57698" cy="3547621"/>
                    </a:xfrm>
                    <a:prstGeom prst="rect">
                      <a:avLst/>
                    </a:prstGeom>
                  </pic:spPr>
                </pic:pic>
              </a:graphicData>
            </a:graphic>
          </wp:inline>
        </w:drawing>
      </w:r>
    </w:p>
    <w:p w14:paraId="631B93A8" w14:textId="3E4CF714" w:rsidR="64EC76EB" w:rsidRPr="008C1827" w:rsidRDefault="1A742908"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Class Diagram Jasa Ekspedisi pada gambar di atas menggambarkan struktur dan hubungan antar entitas dalam sistem pengiriman barang. Sistem ini terdiri dari beberapa kelas utama, yaitu Admin, User, Customer, Courier, Pengiriman, Payment, Paket, dan Order. Kelas Admin memiliki atribut seperti id_admin, name_admin, password, dan username, dan memiliki relasi one-to-one dengan kelas User. Kelas User sendiri memiliki atribut username dan password, serta metode login(), cancel(), dan ManageUser(). User juga memiliki relasi one-to-one dengan Customer. Kelas Customer mencakup atribut seperti id_customer, name_Customer, address_Customer, Gender_Customer, dan Email_Customer, serta metode EditProfile() dan Simpan(). Customer dapat memiliki banyak Pengiriman, menunjukkan relasi one-to-many.</w:t>
      </w:r>
    </w:p>
    <w:p w14:paraId="612AB7D0" w14:textId="28B6C1EC" w:rsidR="64EC76EB" w:rsidRPr="008C1827" w:rsidRDefault="1A742908"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Courier adalah kelas yang merepresentasikan kurir dalam sistem, dengan atribut id_courier, nama_courier, dan gender_courier, serta metode EditProfile() dan Simpan(). Setiap Courier dapat melakukan banyak Pengiriman. Pengiriman </w:t>
      </w:r>
      <w:r w:rsidRPr="008C1827">
        <w:rPr>
          <w:rFonts w:ascii="Times New Roman" w:eastAsia="Times New Roman" w:hAnsi="Times New Roman" w:cs="Times New Roman"/>
        </w:rPr>
        <w:lastRenderedPageBreak/>
        <w:t>adalah kelas penting yang berisi informasi tentang transaksi pengiriman barang, termasuk id_transaksi, id_courier, id_paket, tanggal_terima_barang, tanggal_kirim_barang, status_paket, dan payment_id. Metode dalam Pengiriman termasuk Update() dan Konfirmasi(). Pengiriman memiliki relasi many-to-one dengan Payment, many-to-one dengan Courier, one-to-many dengan Paket, dan many-to-one dengan Order.</w:t>
      </w:r>
    </w:p>
    <w:p w14:paraId="6C3ABB60" w14:textId="47E0D033" w:rsidR="64EC76EB" w:rsidRPr="008C1827" w:rsidRDefault="1A742908"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Payment adalah kelas yang menangani informasi pembayaran dengan atribut seperti payment_id, payment_desc, dan total_payment, serta metode pilihpaymentmethod(). Kelas ini memiliki berbagai metode pembayaran seperti E-Wallet, VirtualAccount, dan Transferbank. Setiap Pengiriman terhubung dengan satu Payment. Paket adalah kelas yang menyimpan informasi tentang paket yang dikirim, dengan atribut id_paket, jumlah_barang, berat_barang, dan kategori_barang, serta metode simpan() dan batal(). Paket memiliki relasi one-to-many dengan Pengiriman.</w:t>
      </w:r>
    </w:p>
    <w:p w14:paraId="08F41AB4" w14:textId="1D737EF0" w:rsidR="64EC76EB" w:rsidRPr="008C1827" w:rsidRDefault="1A742908"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Terakhir, Order adalah kelas yang merepresentasikan pesanan dengan atribut id_transaksi, nama_pengirim, telepon_pengirim, nama_penerima, telepon_penerima, alamat_penerima, alamat_pengirim, dan id_paket. Metode dalam Order termasuk Update() dan Konfirmasi(). Order memiliki relasi one-to-one dengan Pengiriman. Melalui hubungan antar kelas ini, diagram ini menggambarkan bagaimana data dan operasi terkait pengiriman barang dikelola dalam sistem ekspedisi.</w:t>
      </w:r>
    </w:p>
    <w:p w14:paraId="69EA71D8" w14:textId="40D65E7D" w:rsidR="7C3EC760" w:rsidRPr="008C1827" w:rsidRDefault="7C3EC760" w:rsidP="008C1827">
      <w:pPr>
        <w:spacing w:line="360" w:lineRule="auto"/>
        <w:ind w:left="720" w:firstLine="720"/>
        <w:jc w:val="both"/>
        <w:rPr>
          <w:rFonts w:ascii="Times New Roman" w:eastAsia="Times New Roman" w:hAnsi="Times New Roman" w:cs="Times New Roman"/>
        </w:rPr>
      </w:pPr>
    </w:p>
    <w:p w14:paraId="4D275765" w14:textId="77777777" w:rsidR="008C1827" w:rsidRPr="008C1827" w:rsidRDefault="008C1827" w:rsidP="008C1827">
      <w:pPr>
        <w:spacing w:line="360" w:lineRule="auto"/>
        <w:ind w:left="720" w:firstLine="720"/>
        <w:jc w:val="both"/>
        <w:rPr>
          <w:rFonts w:ascii="Times New Roman" w:eastAsia="Times New Roman" w:hAnsi="Times New Roman" w:cs="Times New Roman"/>
        </w:rPr>
      </w:pPr>
    </w:p>
    <w:p w14:paraId="26EB6A63" w14:textId="77777777" w:rsidR="008C1827" w:rsidRPr="008C1827" w:rsidRDefault="008C1827" w:rsidP="008C1827">
      <w:pPr>
        <w:spacing w:line="360" w:lineRule="auto"/>
        <w:ind w:left="720" w:firstLine="720"/>
        <w:jc w:val="both"/>
        <w:rPr>
          <w:rFonts w:ascii="Times New Roman" w:eastAsia="Times New Roman" w:hAnsi="Times New Roman" w:cs="Times New Roman"/>
        </w:rPr>
      </w:pPr>
    </w:p>
    <w:p w14:paraId="7E86A8F5" w14:textId="77777777" w:rsidR="008C1827" w:rsidRPr="008C1827" w:rsidRDefault="008C1827" w:rsidP="008C1827">
      <w:pPr>
        <w:spacing w:line="360" w:lineRule="auto"/>
        <w:ind w:left="720" w:firstLine="720"/>
        <w:jc w:val="both"/>
        <w:rPr>
          <w:rFonts w:ascii="Times New Roman" w:eastAsia="Times New Roman" w:hAnsi="Times New Roman" w:cs="Times New Roman"/>
        </w:rPr>
      </w:pPr>
    </w:p>
    <w:p w14:paraId="7788E091" w14:textId="77777777" w:rsidR="008C1827" w:rsidRPr="008C1827" w:rsidRDefault="008C1827" w:rsidP="008C1827">
      <w:pPr>
        <w:spacing w:line="360" w:lineRule="auto"/>
        <w:ind w:left="720" w:firstLine="720"/>
        <w:jc w:val="both"/>
        <w:rPr>
          <w:rFonts w:ascii="Times New Roman" w:eastAsia="Times New Roman" w:hAnsi="Times New Roman" w:cs="Times New Roman"/>
        </w:rPr>
      </w:pPr>
    </w:p>
    <w:p w14:paraId="2448F20B" w14:textId="77777777" w:rsidR="008C1827" w:rsidRPr="008C1827" w:rsidRDefault="008C1827" w:rsidP="008C1827">
      <w:pPr>
        <w:spacing w:line="360" w:lineRule="auto"/>
        <w:ind w:left="720" w:firstLine="720"/>
        <w:jc w:val="both"/>
        <w:rPr>
          <w:rFonts w:ascii="Times New Roman" w:eastAsia="Times New Roman" w:hAnsi="Times New Roman" w:cs="Times New Roman"/>
        </w:rPr>
      </w:pPr>
    </w:p>
    <w:p w14:paraId="7B01B682" w14:textId="77777777" w:rsidR="008C1827" w:rsidRPr="008C1827" w:rsidRDefault="008C1827" w:rsidP="008C1827">
      <w:pPr>
        <w:spacing w:line="360" w:lineRule="auto"/>
        <w:ind w:left="720" w:firstLine="720"/>
        <w:jc w:val="both"/>
        <w:rPr>
          <w:rFonts w:ascii="Times New Roman" w:eastAsia="Times New Roman" w:hAnsi="Times New Roman" w:cs="Times New Roman"/>
        </w:rPr>
      </w:pPr>
    </w:p>
    <w:p w14:paraId="682456AD" w14:textId="77777777" w:rsidR="008C1827" w:rsidRPr="008C1827" w:rsidRDefault="008C1827" w:rsidP="008C1827">
      <w:pPr>
        <w:spacing w:line="360" w:lineRule="auto"/>
        <w:ind w:left="720" w:firstLine="720"/>
        <w:jc w:val="both"/>
        <w:rPr>
          <w:rFonts w:ascii="Times New Roman" w:eastAsia="Times New Roman" w:hAnsi="Times New Roman" w:cs="Times New Roman"/>
        </w:rPr>
      </w:pPr>
    </w:p>
    <w:p w14:paraId="7F529B51" w14:textId="77777777" w:rsidR="008C1827" w:rsidRPr="008C1827" w:rsidRDefault="008C1827" w:rsidP="008C1827">
      <w:pPr>
        <w:spacing w:line="360" w:lineRule="auto"/>
        <w:ind w:left="720" w:firstLine="720"/>
        <w:jc w:val="both"/>
        <w:rPr>
          <w:rFonts w:ascii="Times New Roman" w:eastAsia="Times New Roman" w:hAnsi="Times New Roman" w:cs="Times New Roman"/>
        </w:rPr>
      </w:pPr>
    </w:p>
    <w:p w14:paraId="0CF61151" w14:textId="2D19A40D" w:rsidR="003B6751" w:rsidRPr="008C1827" w:rsidRDefault="3AE5424D" w:rsidP="008C1827">
      <w:pPr>
        <w:pStyle w:val="Heading3"/>
        <w:numPr>
          <w:ilvl w:val="2"/>
          <w:numId w:val="8"/>
        </w:numPr>
        <w:ind w:left="1350" w:hanging="630"/>
        <w:rPr>
          <w:sz w:val="22"/>
          <w:szCs w:val="22"/>
        </w:rPr>
      </w:pPr>
      <w:r w:rsidRPr="008C1827">
        <w:rPr>
          <w:sz w:val="22"/>
          <w:szCs w:val="22"/>
        </w:rPr>
        <w:lastRenderedPageBreak/>
        <w:t>Build</w:t>
      </w:r>
    </w:p>
    <w:p w14:paraId="7686A135" w14:textId="62A56C3F" w:rsidR="444C60FF" w:rsidRPr="008C1827" w:rsidRDefault="444C60FF" w:rsidP="008C1827">
      <w:pPr>
        <w:spacing w:line="360" w:lineRule="auto"/>
        <w:ind w:firstLine="720"/>
        <w:rPr>
          <w:rFonts w:ascii="Times New Roman" w:hAnsi="Times New Roman" w:cs="Times New Roman"/>
        </w:rPr>
      </w:pPr>
      <w:r w:rsidRPr="008C1827">
        <w:rPr>
          <w:rFonts w:ascii="Times New Roman" w:hAnsi="Times New Roman" w:cs="Times New Roman"/>
          <w:noProof/>
        </w:rPr>
        <w:drawing>
          <wp:inline distT="0" distB="0" distL="0" distR="0" wp14:anchorId="3DA8EDC5" wp14:editId="1BD81912">
            <wp:extent cx="3981691" cy="3010032"/>
            <wp:effectExtent l="0" t="0" r="0" b="0"/>
            <wp:docPr id="2033296353" name="Picture 203329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88619" cy="3015270"/>
                    </a:xfrm>
                    <a:prstGeom prst="rect">
                      <a:avLst/>
                    </a:prstGeom>
                  </pic:spPr>
                </pic:pic>
              </a:graphicData>
            </a:graphic>
          </wp:inline>
        </w:drawing>
      </w:r>
    </w:p>
    <w:p w14:paraId="3656A64A" w14:textId="6571846A" w:rsidR="444C60FF" w:rsidRPr="008C1827" w:rsidRDefault="444C60FF" w:rsidP="008C1827">
      <w:pPr>
        <w:spacing w:line="360" w:lineRule="auto"/>
        <w:ind w:firstLine="720"/>
        <w:rPr>
          <w:rFonts w:ascii="Times New Roman" w:hAnsi="Times New Roman" w:cs="Times New Roman"/>
        </w:rPr>
      </w:pPr>
      <w:r w:rsidRPr="008C1827">
        <w:rPr>
          <w:rFonts w:ascii="Times New Roman" w:hAnsi="Times New Roman" w:cs="Times New Roman"/>
          <w:noProof/>
        </w:rPr>
        <w:drawing>
          <wp:inline distT="0" distB="0" distL="0" distR="0" wp14:anchorId="0CF12E04" wp14:editId="0DAE75FC">
            <wp:extent cx="4033777" cy="3038707"/>
            <wp:effectExtent l="0" t="0" r="5080" b="9525"/>
            <wp:docPr id="575806754" name="Picture 57580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42169" cy="3045028"/>
                    </a:xfrm>
                    <a:prstGeom prst="rect">
                      <a:avLst/>
                    </a:prstGeom>
                  </pic:spPr>
                </pic:pic>
              </a:graphicData>
            </a:graphic>
          </wp:inline>
        </w:drawing>
      </w:r>
    </w:p>
    <w:p w14:paraId="2626742F" w14:textId="699F0507" w:rsidR="2EB975F2" w:rsidRPr="008C1827" w:rsidRDefault="2EB975F2" w:rsidP="008C1827">
      <w:pPr>
        <w:spacing w:line="360" w:lineRule="auto"/>
        <w:ind w:firstLine="720"/>
        <w:rPr>
          <w:rFonts w:ascii="Times New Roman" w:hAnsi="Times New Roman" w:cs="Times New Roman"/>
        </w:rPr>
      </w:pPr>
      <w:r w:rsidRPr="008C1827">
        <w:rPr>
          <w:rFonts w:ascii="Times New Roman" w:hAnsi="Times New Roman" w:cs="Times New Roman"/>
          <w:noProof/>
        </w:rPr>
        <w:lastRenderedPageBreak/>
        <w:drawing>
          <wp:inline distT="0" distB="0" distL="0" distR="0" wp14:anchorId="55E36971" wp14:editId="5EBAAA44">
            <wp:extent cx="4150098" cy="3145686"/>
            <wp:effectExtent l="0" t="0" r="0" b="0"/>
            <wp:docPr id="1373177021" name="Picture 137317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50098" cy="3145686"/>
                    </a:xfrm>
                    <a:prstGeom prst="rect">
                      <a:avLst/>
                    </a:prstGeom>
                  </pic:spPr>
                </pic:pic>
              </a:graphicData>
            </a:graphic>
          </wp:inline>
        </w:drawing>
      </w:r>
    </w:p>
    <w:p w14:paraId="7E7BF7EA" w14:textId="7179EE85" w:rsidR="444C60FF" w:rsidRPr="008C1827" w:rsidRDefault="16D1E905" w:rsidP="008C1827">
      <w:pPr>
        <w:spacing w:line="360" w:lineRule="auto"/>
        <w:ind w:firstLine="720"/>
        <w:rPr>
          <w:rFonts w:ascii="Times New Roman" w:hAnsi="Times New Roman" w:cs="Times New Roman"/>
        </w:rPr>
      </w:pPr>
      <w:r w:rsidRPr="008C1827">
        <w:rPr>
          <w:rFonts w:ascii="Times New Roman" w:hAnsi="Times New Roman" w:cs="Times New Roman"/>
          <w:noProof/>
        </w:rPr>
        <w:drawing>
          <wp:inline distT="0" distB="0" distL="0" distR="0" wp14:anchorId="5EB6B8BD" wp14:editId="25A3BB22">
            <wp:extent cx="1322380" cy="2940186"/>
            <wp:effectExtent l="0" t="0" r="0" b="0"/>
            <wp:docPr id="992549759" name="Picture 99254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322380" cy="2940186"/>
                    </a:xfrm>
                    <a:prstGeom prst="rect">
                      <a:avLst/>
                    </a:prstGeom>
                  </pic:spPr>
                </pic:pic>
              </a:graphicData>
            </a:graphic>
          </wp:inline>
        </w:drawing>
      </w:r>
    </w:p>
    <w:p w14:paraId="502E6E29" w14:textId="3B67C8BF" w:rsidR="16D1E905" w:rsidRPr="008C1827" w:rsidRDefault="16D1E905" w:rsidP="008C1827">
      <w:pPr>
        <w:spacing w:line="360" w:lineRule="auto"/>
        <w:ind w:firstLine="720"/>
        <w:rPr>
          <w:rFonts w:ascii="Times New Roman" w:hAnsi="Times New Roman" w:cs="Times New Roman"/>
        </w:rPr>
      </w:pPr>
      <w:r w:rsidRPr="008C1827">
        <w:rPr>
          <w:rFonts w:ascii="Times New Roman" w:hAnsi="Times New Roman" w:cs="Times New Roman"/>
          <w:noProof/>
        </w:rPr>
        <w:lastRenderedPageBreak/>
        <w:drawing>
          <wp:inline distT="0" distB="0" distL="0" distR="0" wp14:anchorId="3913255A" wp14:editId="633235ED">
            <wp:extent cx="2833810" cy="3098299"/>
            <wp:effectExtent l="0" t="0" r="0" b="0"/>
            <wp:docPr id="508316851" name="Picture 50831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33810" cy="3098299"/>
                    </a:xfrm>
                    <a:prstGeom prst="rect">
                      <a:avLst/>
                    </a:prstGeom>
                  </pic:spPr>
                </pic:pic>
              </a:graphicData>
            </a:graphic>
          </wp:inline>
        </w:drawing>
      </w:r>
    </w:p>
    <w:p w14:paraId="09262A52" w14:textId="3B2CCB55" w:rsidR="16D1E905" w:rsidRPr="008C1827" w:rsidRDefault="16D1E905" w:rsidP="008C1827">
      <w:pPr>
        <w:spacing w:line="360" w:lineRule="auto"/>
        <w:ind w:firstLine="720"/>
        <w:rPr>
          <w:rFonts w:ascii="Times New Roman" w:hAnsi="Times New Roman" w:cs="Times New Roman"/>
        </w:rPr>
      </w:pPr>
      <w:r w:rsidRPr="008C1827">
        <w:rPr>
          <w:rFonts w:ascii="Times New Roman" w:hAnsi="Times New Roman" w:cs="Times New Roman"/>
          <w:noProof/>
        </w:rPr>
        <w:drawing>
          <wp:inline distT="0" distB="0" distL="0" distR="0" wp14:anchorId="6087DB6F" wp14:editId="5E0E99CD">
            <wp:extent cx="2805236" cy="3072401"/>
            <wp:effectExtent l="0" t="0" r="0" b="0"/>
            <wp:docPr id="11511871" name="Picture 1151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05236" cy="3072401"/>
                    </a:xfrm>
                    <a:prstGeom prst="rect">
                      <a:avLst/>
                    </a:prstGeom>
                  </pic:spPr>
                </pic:pic>
              </a:graphicData>
            </a:graphic>
          </wp:inline>
        </w:drawing>
      </w:r>
    </w:p>
    <w:p w14:paraId="2112A69B" w14:textId="37547305" w:rsidR="16D1E905" w:rsidRPr="008C1827" w:rsidRDefault="087B2D47" w:rsidP="008C1827">
      <w:pPr>
        <w:spacing w:line="360" w:lineRule="auto"/>
        <w:ind w:firstLine="720"/>
        <w:rPr>
          <w:rFonts w:ascii="Times New Roman" w:hAnsi="Times New Roman" w:cs="Times New Roman"/>
        </w:rPr>
      </w:pPr>
      <w:r w:rsidRPr="008C1827">
        <w:rPr>
          <w:rFonts w:ascii="Times New Roman" w:hAnsi="Times New Roman" w:cs="Times New Roman"/>
          <w:noProof/>
        </w:rPr>
        <w:lastRenderedPageBreak/>
        <w:drawing>
          <wp:inline distT="0" distB="0" distL="0" distR="0" wp14:anchorId="2E97D376" wp14:editId="0ECCE4F2">
            <wp:extent cx="1393884" cy="3140069"/>
            <wp:effectExtent l="0" t="0" r="0" b="0"/>
            <wp:docPr id="548921521" name="Picture 5489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393884" cy="3140069"/>
                    </a:xfrm>
                    <a:prstGeom prst="rect">
                      <a:avLst/>
                    </a:prstGeom>
                  </pic:spPr>
                </pic:pic>
              </a:graphicData>
            </a:graphic>
          </wp:inline>
        </w:drawing>
      </w:r>
      <w:r w:rsidRPr="008C1827">
        <w:rPr>
          <w:rFonts w:ascii="Times New Roman" w:hAnsi="Times New Roman" w:cs="Times New Roman"/>
          <w:noProof/>
        </w:rPr>
        <w:drawing>
          <wp:inline distT="0" distB="0" distL="0" distR="0" wp14:anchorId="4F8D10D0" wp14:editId="714B8016">
            <wp:extent cx="1388328" cy="3133222"/>
            <wp:effectExtent l="0" t="0" r="0" b="0"/>
            <wp:docPr id="720387492" name="Picture 720387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388328" cy="3133222"/>
                    </a:xfrm>
                    <a:prstGeom prst="rect">
                      <a:avLst/>
                    </a:prstGeom>
                  </pic:spPr>
                </pic:pic>
              </a:graphicData>
            </a:graphic>
          </wp:inline>
        </w:drawing>
      </w:r>
      <w:r w:rsidRPr="008C1827">
        <w:rPr>
          <w:rFonts w:ascii="Times New Roman" w:hAnsi="Times New Roman" w:cs="Times New Roman"/>
          <w:noProof/>
        </w:rPr>
        <w:drawing>
          <wp:inline distT="0" distB="0" distL="0" distR="0" wp14:anchorId="6CBBC416" wp14:editId="02EB1FB6">
            <wp:extent cx="1363135" cy="3097346"/>
            <wp:effectExtent l="0" t="0" r="0" b="0"/>
            <wp:docPr id="1490651265" name="Picture 149065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363135" cy="3097346"/>
                    </a:xfrm>
                    <a:prstGeom prst="rect">
                      <a:avLst/>
                    </a:prstGeom>
                  </pic:spPr>
                </pic:pic>
              </a:graphicData>
            </a:graphic>
          </wp:inline>
        </w:drawing>
      </w:r>
    </w:p>
    <w:p w14:paraId="7F13554D" w14:textId="5A72BEB8" w:rsidR="087B2D47" w:rsidRPr="008C1827" w:rsidRDefault="087B2D47" w:rsidP="008C1827">
      <w:pPr>
        <w:spacing w:line="360" w:lineRule="auto"/>
        <w:ind w:firstLine="720"/>
        <w:rPr>
          <w:rFonts w:ascii="Times New Roman" w:hAnsi="Times New Roman" w:cs="Times New Roman"/>
        </w:rPr>
      </w:pPr>
      <w:r w:rsidRPr="008C1827">
        <w:rPr>
          <w:rFonts w:ascii="Times New Roman" w:hAnsi="Times New Roman" w:cs="Times New Roman"/>
          <w:noProof/>
        </w:rPr>
        <w:drawing>
          <wp:inline distT="0" distB="0" distL="0" distR="0" wp14:anchorId="2114C54B" wp14:editId="44D3F64E">
            <wp:extent cx="2839164" cy="3078883"/>
            <wp:effectExtent l="0" t="0" r="0" b="0"/>
            <wp:docPr id="1264356891" name="Picture 126435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39164" cy="3078883"/>
                    </a:xfrm>
                    <a:prstGeom prst="rect">
                      <a:avLst/>
                    </a:prstGeom>
                  </pic:spPr>
                </pic:pic>
              </a:graphicData>
            </a:graphic>
          </wp:inline>
        </w:drawing>
      </w:r>
    </w:p>
    <w:p w14:paraId="57E8A6C0" w14:textId="47428DA3" w:rsidR="087B2D47" w:rsidRPr="008C1827" w:rsidRDefault="087B2D47" w:rsidP="008C1827">
      <w:pPr>
        <w:spacing w:line="360" w:lineRule="auto"/>
        <w:ind w:firstLine="720"/>
        <w:rPr>
          <w:rFonts w:ascii="Times New Roman" w:hAnsi="Times New Roman" w:cs="Times New Roman"/>
        </w:rPr>
      </w:pPr>
      <w:r w:rsidRPr="008C1827">
        <w:rPr>
          <w:rFonts w:ascii="Times New Roman" w:hAnsi="Times New Roman" w:cs="Times New Roman"/>
          <w:noProof/>
        </w:rPr>
        <w:lastRenderedPageBreak/>
        <w:drawing>
          <wp:inline distT="0" distB="0" distL="0" distR="0" wp14:anchorId="43CCBED0" wp14:editId="25AD5688">
            <wp:extent cx="4476921" cy="3240241"/>
            <wp:effectExtent l="0" t="0" r="0" b="0"/>
            <wp:docPr id="2092549952" name="Picture 209254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76921" cy="3240241"/>
                    </a:xfrm>
                    <a:prstGeom prst="rect">
                      <a:avLst/>
                    </a:prstGeom>
                  </pic:spPr>
                </pic:pic>
              </a:graphicData>
            </a:graphic>
          </wp:inline>
        </w:drawing>
      </w:r>
    </w:p>
    <w:p w14:paraId="21A6206D" w14:textId="54D8E425" w:rsidR="087B2D47" w:rsidRPr="008C1827" w:rsidRDefault="087B2D47" w:rsidP="008C1827">
      <w:pPr>
        <w:spacing w:line="360" w:lineRule="auto"/>
        <w:ind w:firstLine="720"/>
        <w:rPr>
          <w:rFonts w:ascii="Times New Roman" w:hAnsi="Times New Roman" w:cs="Times New Roman"/>
        </w:rPr>
      </w:pPr>
      <w:r w:rsidRPr="008C1827">
        <w:rPr>
          <w:rFonts w:ascii="Times New Roman" w:hAnsi="Times New Roman" w:cs="Times New Roman"/>
          <w:noProof/>
        </w:rPr>
        <w:drawing>
          <wp:inline distT="0" distB="0" distL="0" distR="0" wp14:anchorId="12772B76" wp14:editId="30B05535">
            <wp:extent cx="1523274" cy="3383426"/>
            <wp:effectExtent l="0" t="0" r="0" b="0"/>
            <wp:docPr id="2122243509" name="Picture 212224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523274" cy="3383426"/>
                    </a:xfrm>
                    <a:prstGeom prst="rect">
                      <a:avLst/>
                    </a:prstGeom>
                  </pic:spPr>
                </pic:pic>
              </a:graphicData>
            </a:graphic>
          </wp:inline>
        </w:drawing>
      </w:r>
    </w:p>
    <w:p w14:paraId="69EFEBD1" w14:textId="561406F7" w:rsidR="087B2D47" w:rsidRPr="008C1827" w:rsidRDefault="087B2D47" w:rsidP="008C1827">
      <w:pPr>
        <w:spacing w:line="360" w:lineRule="auto"/>
        <w:ind w:firstLine="720"/>
        <w:rPr>
          <w:rFonts w:ascii="Times New Roman" w:hAnsi="Times New Roman" w:cs="Times New Roman"/>
        </w:rPr>
      </w:pPr>
      <w:r w:rsidRPr="008C1827">
        <w:rPr>
          <w:rFonts w:ascii="Times New Roman" w:hAnsi="Times New Roman" w:cs="Times New Roman"/>
          <w:noProof/>
        </w:rPr>
        <w:lastRenderedPageBreak/>
        <w:drawing>
          <wp:inline distT="0" distB="0" distL="0" distR="0" wp14:anchorId="6517D406" wp14:editId="3CB17B6E">
            <wp:extent cx="3327537" cy="3708734"/>
            <wp:effectExtent l="0" t="0" r="0" b="0"/>
            <wp:docPr id="1547060319" name="Picture 154706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327537" cy="3708734"/>
                    </a:xfrm>
                    <a:prstGeom prst="rect">
                      <a:avLst/>
                    </a:prstGeom>
                  </pic:spPr>
                </pic:pic>
              </a:graphicData>
            </a:graphic>
          </wp:inline>
        </w:drawing>
      </w:r>
    </w:p>
    <w:p w14:paraId="7ABBCB8A" w14:textId="287CBD09" w:rsidR="087B2D47" w:rsidRPr="008C1827" w:rsidRDefault="087B2D47" w:rsidP="008C1827">
      <w:pPr>
        <w:spacing w:line="360" w:lineRule="auto"/>
        <w:ind w:firstLine="720"/>
        <w:rPr>
          <w:rFonts w:ascii="Times New Roman" w:hAnsi="Times New Roman" w:cs="Times New Roman"/>
        </w:rPr>
      </w:pPr>
      <w:r w:rsidRPr="008C1827">
        <w:rPr>
          <w:rFonts w:ascii="Times New Roman" w:hAnsi="Times New Roman" w:cs="Times New Roman"/>
          <w:noProof/>
        </w:rPr>
        <w:drawing>
          <wp:inline distT="0" distB="0" distL="0" distR="0" wp14:anchorId="59B39856" wp14:editId="45B6D80F">
            <wp:extent cx="3341185" cy="3690382"/>
            <wp:effectExtent l="0" t="0" r="0" b="0"/>
            <wp:docPr id="1729332999" name="Picture 172933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41185" cy="3690382"/>
                    </a:xfrm>
                    <a:prstGeom prst="rect">
                      <a:avLst/>
                    </a:prstGeom>
                  </pic:spPr>
                </pic:pic>
              </a:graphicData>
            </a:graphic>
          </wp:inline>
        </w:drawing>
      </w:r>
    </w:p>
    <w:p w14:paraId="5EB25293" w14:textId="46CE1FB4" w:rsidR="087B2D47" w:rsidRPr="008C1827" w:rsidRDefault="087B2D47" w:rsidP="008C1827">
      <w:pPr>
        <w:spacing w:line="360" w:lineRule="auto"/>
        <w:ind w:firstLine="720"/>
        <w:rPr>
          <w:rFonts w:ascii="Times New Roman" w:hAnsi="Times New Roman" w:cs="Times New Roman"/>
        </w:rPr>
      </w:pPr>
      <w:r w:rsidRPr="008C1827">
        <w:rPr>
          <w:rFonts w:ascii="Times New Roman" w:hAnsi="Times New Roman" w:cs="Times New Roman"/>
          <w:noProof/>
        </w:rPr>
        <w:lastRenderedPageBreak/>
        <w:drawing>
          <wp:inline distT="0" distB="0" distL="0" distR="0" wp14:anchorId="07D5BB8F" wp14:editId="62192808">
            <wp:extent cx="1619318" cy="3577923"/>
            <wp:effectExtent l="0" t="0" r="0" b="0"/>
            <wp:docPr id="1056368594" name="Picture 105636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619318" cy="3577923"/>
                    </a:xfrm>
                    <a:prstGeom prst="rect">
                      <a:avLst/>
                    </a:prstGeom>
                  </pic:spPr>
                </pic:pic>
              </a:graphicData>
            </a:graphic>
          </wp:inline>
        </w:drawing>
      </w:r>
    </w:p>
    <w:p w14:paraId="28649578" w14:textId="30E86D4E" w:rsidR="087B2D47" w:rsidRPr="008C1827" w:rsidRDefault="087B2D47" w:rsidP="008C1827">
      <w:pPr>
        <w:spacing w:line="360" w:lineRule="auto"/>
        <w:ind w:firstLine="720"/>
        <w:rPr>
          <w:rFonts w:ascii="Times New Roman" w:hAnsi="Times New Roman" w:cs="Times New Roman"/>
        </w:rPr>
      </w:pPr>
      <w:r w:rsidRPr="008C1827">
        <w:rPr>
          <w:rFonts w:ascii="Times New Roman" w:hAnsi="Times New Roman" w:cs="Times New Roman"/>
          <w:noProof/>
        </w:rPr>
        <w:drawing>
          <wp:inline distT="0" distB="0" distL="0" distR="0" wp14:anchorId="05F2C88B" wp14:editId="3E422C7E">
            <wp:extent cx="4455460" cy="3188374"/>
            <wp:effectExtent l="0" t="0" r="0" b="0"/>
            <wp:docPr id="1590949844" name="Picture 1590949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455460" cy="3188374"/>
                    </a:xfrm>
                    <a:prstGeom prst="rect">
                      <a:avLst/>
                    </a:prstGeom>
                  </pic:spPr>
                </pic:pic>
              </a:graphicData>
            </a:graphic>
          </wp:inline>
        </w:drawing>
      </w:r>
    </w:p>
    <w:p w14:paraId="51F172A0" w14:textId="77777777" w:rsidR="008C1827" w:rsidRPr="008C1827" w:rsidRDefault="008C1827" w:rsidP="008C1827">
      <w:pPr>
        <w:spacing w:line="360" w:lineRule="auto"/>
        <w:ind w:firstLine="720"/>
        <w:rPr>
          <w:rFonts w:ascii="Times New Roman" w:hAnsi="Times New Roman" w:cs="Times New Roman"/>
        </w:rPr>
      </w:pPr>
    </w:p>
    <w:p w14:paraId="7843F687" w14:textId="518A151B" w:rsidR="003B6751" w:rsidRPr="008C1827" w:rsidRDefault="3AE5424D" w:rsidP="008C1827">
      <w:pPr>
        <w:pStyle w:val="Heading3"/>
        <w:numPr>
          <w:ilvl w:val="2"/>
          <w:numId w:val="8"/>
        </w:numPr>
        <w:ind w:left="1350" w:hanging="630"/>
        <w:rPr>
          <w:rFonts w:eastAsia="Calibri"/>
          <w:sz w:val="22"/>
          <w:szCs w:val="22"/>
        </w:rPr>
      </w:pPr>
      <w:r w:rsidRPr="008C1827">
        <w:rPr>
          <w:sz w:val="22"/>
          <w:szCs w:val="22"/>
        </w:rPr>
        <w:t>Test</w:t>
      </w:r>
    </w:p>
    <w:p w14:paraId="6F2765D5" w14:textId="36C732E0" w:rsidR="40A072EE" w:rsidRPr="008C1827" w:rsidRDefault="06531847" w:rsidP="008C1827">
      <w:pPr>
        <w:pStyle w:val="Heading3"/>
        <w:ind w:left="720" w:firstLine="0"/>
        <w:rPr>
          <w:b w:val="0"/>
          <w:bCs w:val="0"/>
          <w:sz w:val="22"/>
          <w:szCs w:val="22"/>
        </w:rPr>
      </w:pPr>
      <w:r w:rsidRPr="008C1827">
        <w:rPr>
          <w:b w:val="0"/>
          <w:bCs w:val="0"/>
          <w:sz w:val="22"/>
          <w:szCs w:val="22"/>
        </w:rPr>
        <w:t xml:space="preserve">Tahapan Tes menurut (Buana &amp; Sari, 2022), dikatakan bahwa tahap ini  akan menunjukkan bagaimana hasil kerja dari suatu aplikasi saat digunakan. Dari situ X-Pedisi melakukan semaksimal mungkin untuk membuat pengguna lebih nyaman </w:t>
      </w:r>
      <w:r w:rsidRPr="008C1827">
        <w:rPr>
          <w:b w:val="0"/>
          <w:bCs w:val="0"/>
          <w:sz w:val="22"/>
          <w:szCs w:val="22"/>
        </w:rPr>
        <w:lastRenderedPageBreak/>
        <w:t xml:space="preserve">saat menggunakan aplikasi X-Pedisi untuk </w:t>
      </w:r>
      <w:r w:rsidR="7E6002B1" w:rsidRPr="008C1827">
        <w:rPr>
          <w:b w:val="0"/>
          <w:bCs w:val="0"/>
          <w:sz w:val="22"/>
          <w:szCs w:val="22"/>
        </w:rPr>
        <w:t>menggunakan jasa X-Pedisi.</w:t>
      </w:r>
      <w:r w:rsidRPr="008C1827">
        <w:rPr>
          <w:b w:val="0"/>
          <w:bCs w:val="0"/>
          <w:sz w:val="22"/>
          <w:szCs w:val="22"/>
        </w:rPr>
        <w:t xml:space="preserve"> Dari situ X-Pedisi membuat beberapa pertanyaan yang akan</w:t>
      </w:r>
      <w:r w:rsidR="76FFDAEE" w:rsidRPr="008C1827">
        <w:rPr>
          <w:b w:val="0"/>
          <w:bCs w:val="0"/>
          <w:sz w:val="22"/>
          <w:szCs w:val="22"/>
        </w:rPr>
        <w:t xml:space="preserve"> </w:t>
      </w:r>
      <w:r w:rsidRPr="008C1827">
        <w:rPr>
          <w:b w:val="0"/>
          <w:bCs w:val="0"/>
          <w:sz w:val="22"/>
          <w:szCs w:val="22"/>
        </w:rPr>
        <w:t>berguna sebagai feedback dari pengguna supaya X-Pedisi bisa lebih baik lagi, berikut adalah beberapa respon dari pengguna saat menggunakan fitur maupun menjelajah informasi di aplikasi X-Pedisi.</w:t>
      </w:r>
    </w:p>
    <w:p w14:paraId="62A4B607" w14:textId="1CB5C1D5" w:rsidR="13FFEE15" w:rsidRPr="008C1827" w:rsidRDefault="13FFEE15" w:rsidP="008C1827">
      <w:pPr>
        <w:pStyle w:val="ListParagraph"/>
        <w:numPr>
          <w:ilvl w:val="1"/>
          <w:numId w:val="1"/>
        </w:numPr>
        <w:spacing w:line="360" w:lineRule="auto"/>
        <w:jc w:val="both"/>
        <w:rPr>
          <w:rFonts w:ascii="Times New Roman" w:eastAsia="Times New Roman" w:hAnsi="Times New Roman" w:cs="Times New Roman"/>
        </w:rPr>
      </w:pPr>
      <w:r w:rsidRPr="008C1827">
        <w:rPr>
          <w:rFonts w:ascii="Times New Roman" w:eastAsia="Times New Roman" w:hAnsi="Times New Roman" w:cs="Times New Roman"/>
          <w:color w:val="202124"/>
        </w:rPr>
        <w:t xml:space="preserve">Seberapa menarik User Interface Aplikasi X-Pedisi?  </w:t>
      </w:r>
      <w:r w:rsidRPr="008C1827">
        <w:rPr>
          <w:rFonts w:ascii="Times New Roman" w:eastAsia="Times New Roman" w:hAnsi="Times New Roman" w:cs="Times New Roman"/>
        </w:rPr>
        <w:t xml:space="preserve"> </w:t>
      </w:r>
    </w:p>
    <w:p w14:paraId="5474EBF1" w14:textId="28DF4AC7" w:rsidR="42B1BD3D" w:rsidRPr="008C1827" w:rsidRDefault="42B1BD3D" w:rsidP="008C1827">
      <w:pPr>
        <w:spacing w:line="360" w:lineRule="auto"/>
        <w:ind w:left="720"/>
        <w:jc w:val="both"/>
        <w:rPr>
          <w:rFonts w:ascii="Times New Roman" w:eastAsia="Times New Roman" w:hAnsi="Times New Roman" w:cs="Times New Roman"/>
        </w:rPr>
      </w:pPr>
      <w:r w:rsidRPr="008C1827">
        <w:rPr>
          <w:rFonts w:ascii="Times New Roman" w:hAnsi="Times New Roman" w:cs="Times New Roman"/>
          <w:noProof/>
        </w:rPr>
        <w:drawing>
          <wp:inline distT="0" distB="0" distL="0" distR="0" wp14:anchorId="1C64C38E" wp14:editId="3401891B">
            <wp:extent cx="3490911" cy="1656369"/>
            <wp:effectExtent l="0" t="0" r="0" b="0"/>
            <wp:docPr id="836497076" name="Picture 836497076" descr="Forms response chart. Question title:   Seberapa menarik User Interface Aplikasi X-Pedisi?   &#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0911" cy="1656369"/>
                    </a:xfrm>
                    <a:prstGeom prst="rect">
                      <a:avLst/>
                    </a:prstGeom>
                  </pic:spPr>
                </pic:pic>
              </a:graphicData>
            </a:graphic>
          </wp:inline>
        </w:drawing>
      </w:r>
      <w:r w:rsidRPr="008C1827">
        <w:rPr>
          <w:rFonts w:ascii="Times New Roman" w:hAnsi="Times New Roman" w:cs="Times New Roman"/>
        </w:rPr>
        <w:tab/>
      </w:r>
    </w:p>
    <w:p w14:paraId="43584C26" w14:textId="528EEAB5" w:rsidR="2F4AD9F1" w:rsidRPr="008C1827" w:rsidRDefault="2F4AD9F1" w:rsidP="008C1827">
      <w:pPr>
        <w:spacing w:line="360" w:lineRule="auto"/>
        <w:ind w:left="1440" w:firstLine="720"/>
        <w:jc w:val="both"/>
        <w:rPr>
          <w:rFonts w:ascii="Times New Roman" w:eastAsia="Times New Roman" w:hAnsi="Times New Roman" w:cs="Times New Roman"/>
        </w:rPr>
      </w:pPr>
      <w:r w:rsidRPr="008C1827">
        <w:rPr>
          <w:rFonts w:ascii="Times New Roman" w:eastAsia="Times New Roman" w:hAnsi="Times New Roman" w:cs="Times New Roman"/>
        </w:rPr>
        <w:t>Dari hasil responden sebanyak 54, dapat dikatakan bahwa sebagian besar responden merasa bahwa User Interface Aplikasi X-Pedisi menarik untuk menjelajahi halaman dan mencari informasi yang mereka</w:t>
      </w:r>
      <w:r w:rsidR="0C5CB65B" w:rsidRPr="008C1827">
        <w:rPr>
          <w:rFonts w:ascii="Times New Roman" w:eastAsia="Times New Roman" w:hAnsi="Times New Roman" w:cs="Times New Roman"/>
        </w:rPr>
        <w:t xml:space="preserve"> inginkan</w:t>
      </w:r>
      <w:r w:rsidRPr="008C1827">
        <w:rPr>
          <w:rFonts w:ascii="Times New Roman" w:eastAsia="Times New Roman" w:hAnsi="Times New Roman" w:cs="Times New Roman"/>
        </w:rPr>
        <w:t xml:space="preserve"> </w:t>
      </w:r>
      <w:r w:rsidR="2FD8953B" w:rsidRPr="008C1827">
        <w:rPr>
          <w:rFonts w:ascii="Times New Roman" w:eastAsia="Times New Roman" w:hAnsi="Times New Roman" w:cs="Times New Roman"/>
        </w:rPr>
        <w:t>mengenai X-Pedisi</w:t>
      </w:r>
      <w:r w:rsidRPr="008C1827">
        <w:rPr>
          <w:rFonts w:ascii="Times New Roman" w:eastAsia="Times New Roman" w:hAnsi="Times New Roman" w:cs="Times New Roman"/>
        </w:rPr>
        <w:t>.</w:t>
      </w:r>
    </w:p>
    <w:p w14:paraId="3E9756FD" w14:textId="77777777" w:rsidR="008C1827" w:rsidRPr="008C1827" w:rsidRDefault="008C1827" w:rsidP="008C1827">
      <w:pPr>
        <w:spacing w:line="360" w:lineRule="auto"/>
        <w:ind w:left="1440" w:firstLine="720"/>
        <w:jc w:val="both"/>
        <w:rPr>
          <w:rFonts w:ascii="Times New Roman" w:eastAsia="Times New Roman" w:hAnsi="Times New Roman" w:cs="Times New Roman"/>
        </w:rPr>
      </w:pPr>
    </w:p>
    <w:p w14:paraId="685DAB59" w14:textId="04411ABC" w:rsidR="13FFEE15" w:rsidRPr="008C1827" w:rsidRDefault="13FFEE15" w:rsidP="008C1827">
      <w:pPr>
        <w:pStyle w:val="ListParagraph"/>
        <w:numPr>
          <w:ilvl w:val="1"/>
          <w:numId w:val="1"/>
        </w:numPr>
        <w:spacing w:line="360" w:lineRule="auto"/>
        <w:jc w:val="both"/>
        <w:rPr>
          <w:rFonts w:ascii="Times New Roman" w:eastAsia="Times New Roman" w:hAnsi="Times New Roman" w:cs="Times New Roman"/>
        </w:rPr>
      </w:pPr>
      <w:r w:rsidRPr="008C1827">
        <w:rPr>
          <w:rFonts w:ascii="Times New Roman" w:eastAsia="Times New Roman" w:hAnsi="Times New Roman" w:cs="Times New Roman"/>
          <w:color w:val="202124"/>
        </w:rPr>
        <w:t>Seberapa nyaman pemilihan warna dalam User Interface aplikasi X-Pedisi bagi Anda?</w:t>
      </w:r>
    </w:p>
    <w:p w14:paraId="0A86C0A1" w14:textId="6A62A641" w:rsidR="3D986E49" w:rsidRPr="008C1827" w:rsidRDefault="3D986E49" w:rsidP="008C1827">
      <w:pPr>
        <w:pStyle w:val="ListParagraph"/>
        <w:spacing w:line="360" w:lineRule="auto"/>
        <w:jc w:val="both"/>
        <w:rPr>
          <w:rFonts w:ascii="Times New Roman" w:eastAsia="Times New Roman" w:hAnsi="Times New Roman" w:cs="Times New Roman"/>
        </w:rPr>
      </w:pPr>
      <w:r w:rsidRPr="008C1827">
        <w:rPr>
          <w:rFonts w:ascii="Times New Roman" w:hAnsi="Times New Roman" w:cs="Times New Roman"/>
          <w:noProof/>
        </w:rPr>
        <w:drawing>
          <wp:inline distT="0" distB="0" distL="0" distR="0" wp14:anchorId="4A029CA9" wp14:editId="0D19DB5F">
            <wp:extent cx="3645692" cy="1729809"/>
            <wp:effectExtent l="0" t="0" r="0" b="0"/>
            <wp:docPr id="1158624442" name="Picture 1158624442" descr="Forms response chart. Question title: Seberapa nyaman pemilihan warna dalam User Interface aplikasi X-Pedisi bagi Anda?&#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45692" cy="1729809"/>
                    </a:xfrm>
                    <a:prstGeom prst="rect">
                      <a:avLst/>
                    </a:prstGeom>
                  </pic:spPr>
                </pic:pic>
              </a:graphicData>
            </a:graphic>
          </wp:inline>
        </w:drawing>
      </w:r>
    </w:p>
    <w:p w14:paraId="5675EB9A" w14:textId="40517259" w:rsidR="740839AF" w:rsidRPr="008C1827" w:rsidRDefault="740839AF" w:rsidP="008C1827">
      <w:pPr>
        <w:spacing w:line="360" w:lineRule="auto"/>
        <w:ind w:left="144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Dari hasil responden sebanyak 54, dapat dikatakan bahwa sebagian besar responden merasa nyaman dengan pemilihan warna dalam User Interface aplikasi X-Pedisi. Pemilihan warna yang digunakan dinilai memberikan pengalaman visual yang menyenangkan dan tidak membuat mata cepat lelah. Responden juga mengapresiasi kontras warna yang baik, </w:t>
      </w:r>
      <w:r w:rsidRPr="008C1827">
        <w:rPr>
          <w:rFonts w:ascii="Times New Roman" w:eastAsia="Times New Roman" w:hAnsi="Times New Roman" w:cs="Times New Roman"/>
        </w:rPr>
        <w:lastRenderedPageBreak/>
        <w:t>yang membantu mereka dalam menavigasi aplikasi dengan mudah dan menemukan informasi yang mereka butuhkan tanpa kesulitan. Secara keseluruhan, pemilihan warna dalam aplikasi X-Pedisi telah memenuhi ekspektasi pengguna dalam hal kenyamanan visual.</w:t>
      </w:r>
    </w:p>
    <w:p w14:paraId="07F0BB78" w14:textId="4A3338A0" w:rsidR="13FFEE15" w:rsidRPr="008C1827" w:rsidRDefault="13FFEE15" w:rsidP="008C1827">
      <w:pPr>
        <w:pStyle w:val="ListParagraph"/>
        <w:numPr>
          <w:ilvl w:val="1"/>
          <w:numId w:val="1"/>
        </w:numPr>
        <w:spacing w:line="360" w:lineRule="auto"/>
        <w:jc w:val="both"/>
        <w:rPr>
          <w:rFonts w:ascii="Times New Roman" w:eastAsia="Times New Roman" w:hAnsi="Times New Roman" w:cs="Times New Roman"/>
          <w:color w:val="202124"/>
        </w:rPr>
      </w:pPr>
      <w:r w:rsidRPr="008C1827">
        <w:rPr>
          <w:rFonts w:ascii="Times New Roman" w:eastAsia="Times New Roman" w:hAnsi="Times New Roman" w:cs="Times New Roman"/>
          <w:color w:val="202124"/>
        </w:rPr>
        <w:t>Seberapa rapi penyusunan halaman dan tombol pada User Interface aplikasi X-Pedisi?</w:t>
      </w:r>
      <w:r w:rsidR="550CC092" w:rsidRPr="008C1827">
        <w:rPr>
          <w:rFonts w:ascii="Times New Roman" w:hAnsi="Times New Roman" w:cs="Times New Roman"/>
          <w:noProof/>
        </w:rPr>
        <w:drawing>
          <wp:inline distT="0" distB="0" distL="0" distR="0" wp14:anchorId="5DB5921A" wp14:editId="0164A4FB">
            <wp:extent cx="3788267" cy="1797458"/>
            <wp:effectExtent l="0" t="0" r="0" b="0"/>
            <wp:docPr id="594824183" name="Picture 594824183" descr="Forms response chart. Question title: Seberapa rapi penyusunan halaman dan tombol pada User Interface aplikasi X-Pedisi?&#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88267" cy="1797458"/>
                    </a:xfrm>
                    <a:prstGeom prst="rect">
                      <a:avLst/>
                    </a:prstGeom>
                  </pic:spPr>
                </pic:pic>
              </a:graphicData>
            </a:graphic>
          </wp:inline>
        </w:drawing>
      </w:r>
    </w:p>
    <w:p w14:paraId="498C5B16" w14:textId="1DEB2FC9" w:rsidR="40D719EA" w:rsidRPr="008C1827" w:rsidRDefault="40D719EA" w:rsidP="008C1827">
      <w:pPr>
        <w:pStyle w:val="ListParagraph"/>
        <w:spacing w:line="360" w:lineRule="auto"/>
        <w:ind w:left="1440" w:firstLine="720"/>
        <w:jc w:val="both"/>
        <w:rPr>
          <w:rFonts w:ascii="Times New Roman" w:eastAsia="Times New Roman" w:hAnsi="Times New Roman" w:cs="Times New Roman"/>
        </w:rPr>
      </w:pPr>
      <w:r w:rsidRPr="008C1827">
        <w:rPr>
          <w:rFonts w:ascii="Times New Roman" w:eastAsia="Times New Roman" w:hAnsi="Times New Roman" w:cs="Times New Roman"/>
        </w:rPr>
        <w:t>Dari hasil responden sebanyak 54, dapat dikatakan bahwa mayoritas responden menilai penyusunan halaman dan tombol pada User Interface aplikasi X-Pedisi sangat rapi. Penyusunan yang terorganisir dengan baik memudahkan pengguna dalam menemukan dan mengakses fitur-fitur yang tersedia. Tampilan yang bersih dan terstruktur membuat navigasi dalam aplikasi menjadi lebih efisien dan intuitif, meningkatkan kepuasan pengguna secara keseluruhan.</w:t>
      </w:r>
    </w:p>
    <w:p w14:paraId="1F56FFCA" w14:textId="759899D4" w:rsidR="7C3EC760" w:rsidRPr="008C1827" w:rsidRDefault="7C3EC760" w:rsidP="008C1827">
      <w:pPr>
        <w:pStyle w:val="ListParagraph"/>
        <w:spacing w:line="360" w:lineRule="auto"/>
        <w:jc w:val="both"/>
        <w:rPr>
          <w:rFonts w:ascii="Times New Roman" w:eastAsia="Times New Roman" w:hAnsi="Times New Roman" w:cs="Times New Roman"/>
        </w:rPr>
      </w:pPr>
    </w:p>
    <w:p w14:paraId="692D6457" w14:textId="7AB08B13" w:rsidR="025957AF" w:rsidRPr="008C1827" w:rsidRDefault="025957AF" w:rsidP="008C1827">
      <w:pPr>
        <w:pStyle w:val="ListParagraph"/>
        <w:numPr>
          <w:ilvl w:val="1"/>
          <w:numId w:val="1"/>
        </w:numPr>
        <w:spacing w:line="360" w:lineRule="auto"/>
        <w:jc w:val="both"/>
        <w:rPr>
          <w:rFonts w:ascii="Times New Roman" w:eastAsia="Times New Roman" w:hAnsi="Times New Roman" w:cs="Times New Roman"/>
        </w:rPr>
      </w:pPr>
      <w:r w:rsidRPr="008C1827">
        <w:rPr>
          <w:rFonts w:ascii="Times New Roman" w:eastAsia="Times New Roman" w:hAnsi="Times New Roman" w:cs="Times New Roman"/>
          <w:color w:val="202124"/>
        </w:rPr>
        <w:t>Seberapa nyaman Anda dengan User Experience aplikasi X-Pedisi?</w:t>
      </w:r>
      <w:r w:rsidR="31D396C5" w:rsidRPr="008C1827">
        <w:rPr>
          <w:rFonts w:ascii="Times New Roman" w:hAnsi="Times New Roman" w:cs="Times New Roman"/>
          <w:noProof/>
        </w:rPr>
        <w:drawing>
          <wp:inline distT="0" distB="0" distL="0" distR="0" wp14:anchorId="69ED714F" wp14:editId="0FB0817F">
            <wp:extent cx="3836192" cy="1820198"/>
            <wp:effectExtent l="0" t="0" r="0" b="0"/>
            <wp:docPr id="1710507837" name="Picture 1710507837" descr="Forms response chart. Question title: Seberapa nyaman Anda dengan User Experience aplikasi X-Pedisi? (Alur penggunaan aplikasi).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36192" cy="1820198"/>
                    </a:xfrm>
                    <a:prstGeom prst="rect">
                      <a:avLst/>
                    </a:prstGeom>
                  </pic:spPr>
                </pic:pic>
              </a:graphicData>
            </a:graphic>
          </wp:inline>
        </w:drawing>
      </w:r>
      <w:r w:rsidRPr="008C1827">
        <w:rPr>
          <w:rFonts w:ascii="Times New Roman" w:hAnsi="Times New Roman" w:cs="Times New Roman"/>
        </w:rPr>
        <w:tab/>
      </w:r>
      <w:r w:rsidR="09870064" w:rsidRPr="008C1827">
        <w:rPr>
          <w:rFonts w:ascii="Times New Roman" w:eastAsia="Times New Roman" w:hAnsi="Times New Roman" w:cs="Times New Roman"/>
        </w:rPr>
        <w:t xml:space="preserve">Sebanyak 54 responden memberikan feedback yang menunjukkan bahwa sebagian besar dari mereka merasa nyaman dengan User Experience aplikasi X-Pedisi. Alur penggunaan aplikasi dinilai jelas dan mudah diikuti, memungkinkan pengguna untuk menyelesaikan tugas </w:t>
      </w:r>
      <w:r w:rsidR="09870064" w:rsidRPr="008C1827">
        <w:rPr>
          <w:rFonts w:ascii="Times New Roman" w:eastAsia="Times New Roman" w:hAnsi="Times New Roman" w:cs="Times New Roman"/>
        </w:rPr>
        <w:lastRenderedPageBreak/>
        <w:t>dengan cepat tanpa kebingungan. Desain yang user-friendly dan proses yang logis berkontribusi terhadap pengalaman penggunaan yang positif, meningkatkan tingkat kenyamanan saat menggunakan aplikasi.</w:t>
      </w:r>
    </w:p>
    <w:p w14:paraId="2D62831C" w14:textId="2C3B49B0" w:rsidR="7C3EC760" w:rsidRPr="008C1827" w:rsidRDefault="7C3EC760" w:rsidP="008C1827">
      <w:pPr>
        <w:pStyle w:val="ListParagraph"/>
        <w:spacing w:line="360" w:lineRule="auto"/>
        <w:jc w:val="both"/>
        <w:rPr>
          <w:rFonts w:ascii="Times New Roman" w:eastAsia="Times New Roman" w:hAnsi="Times New Roman" w:cs="Times New Roman"/>
        </w:rPr>
      </w:pPr>
    </w:p>
    <w:p w14:paraId="5D318D53" w14:textId="2DBACDCD" w:rsidR="025957AF" w:rsidRPr="008C1827" w:rsidRDefault="025957AF" w:rsidP="008C1827">
      <w:pPr>
        <w:pStyle w:val="ListParagraph"/>
        <w:numPr>
          <w:ilvl w:val="1"/>
          <w:numId w:val="1"/>
        </w:numPr>
        <w:spacing w:line="360" w:lineRule="auto"/>
        <w:jc w:val="both"/>
        <w:rPr>
          <w:rFonts w:ascii="Times New Roman" w:eastAsia="Times New Roman" w:hAnsi="Times New Roman" w:cs="Times New Roman"/>
        </w:rPr>
      </w:pPr>
      <w:r w:rsidRPr="008C1827">
        <w:rPr>
          <w:rFonts w:ascii="Times New Roman" w:eastAsia="Times New Roman" w:hAnsi="Times New Roman" w:cs="Times New Roman"/>
          <w:color w:val="202124"/>
        </w:rPr>
        <w:t>Seberapa mudah Anda dalam mengakses aplikasi dan fitur-fitur di dalam aplikasi X-Pedisi?</w:t>
      </w:r>
    </w:p>
    <w:p w14:paraId="11B1958B" w14:textId="2B7042C7" w:rsidR="272290FB" w:rsidRPr="008C1827" w:rsidRDefault="272290FB" w:rsidP="008C1827">
      <w:pPr>
        <w:pStyle w:val="ListParagraph"/>
        <w:spacing w:line="360" w:lineRule="auto"/>
        <w:jc w:val="both"/>
        <w:rPr>
          <w:rFonts w:ascii="Times New Roman" w:eastAsia="Times New Roman" w:hAnsi="Times New Roman" w:cs="Times New Roman"/>
        </w:rPr>
      </w:pPr>
      <w:r w:rsidRPr="008C1827">
        <w:rPr>
          <w:rFonts w:ascii="Times New Roman" w:hAnsi="Times New Roman" w:cs="Times New Roman"/>
          <w:noProof/>
        </w:rPr>
        <w:drawing>
          <wp:inline distT="0" distB="0" distL="0" distR="0" wp14:anchorId="4228F87D" wp14:editId="0A057D9C">
            <wp:extent cx="3790228" cy="1798388"/>
            <wp:effectExtent l="0" t="0" r="0" b="0"/>
            <wp:docPr id="1366585747" name="Picture 1366585747" descr="Forms response chart. Question title: Seberapa mudah Anda dalam mengakses aplikasi dan fitur-fitur di dalam aplikasi X-Pedisi?.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90228" cy="1798388"/>
                    </a:xfrm>
                    <a:prstGeom prst="rect">
                      <a:avLst/>
                    </a:prstGeom>
                  </pic:spPr>
                </pic:pic>
              </a:graphicData>
            </a:graphic>
          </wp:inline>
        </w:drawing>
      </w:r>
    </w:p>
    <w:p w14:paraId="2E427CB3" w14:textId="0B5E5C94" w:rsidR="38495375" w:rsidRPr="008C1827" w:rsidRDefault="38495375" w:rsidP="008C1827">
      <w:pPr>
        <w:pStyle w:val="ListParagraph"/>
        <w:spacing w:line="360" w:lineRule="auto"/>
        <w:ind w:left="1440" w:firstLine="720"/>
        <w:jc w:val="both"/>
        <w:rPr>
          <w:rFonts w:ascii="Times New Roman" w:eastAsia="Times New Roman" w:hAnsi="Times New Roman" w:cs="Times New Roman"/>
        </w:rPr>
      </w:pPr>
      <w:r w:rsidRPr="008C1827">
        <w:rPr>
          <w:rFonts w:ascii="Times New Roman" w:eastAsia="Times New Roman" w:hAnsi="Times New Roman" w:cs="Times New Roman"/>
        </w:rPr>
        <w:t>Berdasarkan tanggapan dari 54 responden, mayoritas menyatakan bahwa mereka merasa mudah dalam mengakses aplikasi dan fitur-fitur di dalam aplikasi X-Pedisi. Fitur-fitur utama mudah ditemukan dan diakses, dan tidak ada hambatan yang signifikan dalam proses navigasi. Kemudahan akses ini menunjukkan bahwa aplikasi dirancang dengan mempertimbangkan kebutuhan dan kenyamanan pengguna, membuat pengalaman penggunaan lebih lancar dan menyenangkan.</w:t>
      </w:r>
    </w:p>
    <w:p w14:paraId="3FD346F7" w14:textId="4C4E6319" w:rsidR="7C3EC760" w:rsidRPr="008C1827" w:rsidRDefault="7C3EC760" w:rsidP="008C1827">
      <w:pPr>
        <w:pStyle w:val="ListParagraph"/>
        <w:spacing w:line="360" w:lineRule="auto"/>
        <w:jc w:val="both"/>
        <w:rPr>
          <w:rFonts w:ascii="Times New Roman" w:eastAsia="Times New Roman" w:hAnsi="Times New Roman" w:cs="Times New Roman"/>
        </w:rPr>
      </w:pPr>
    </w:p>
    <w:p w14:paraId="29C4A64B" w14:textId="56B10A01" w:rsidR="025957AF" w:rsidRPr="008C1827" w:rsidRDefault="025957AF" w:rsidP="008C1827">
      <w:pPr>
        <w:pStyle w:val="ListParagraph"/>
        <w:numPr>
          <w:ilvl w:val="1"/>
          <w:numId w:val="1"/>
        </w:numPr>
        <w:spacing w:line="360" w:lineRule="auto"/>
        <w:jc w:val="both"/>
        <w:rPr>
          <w:rFonts w:ascii="Times New Roman" w:eastAsia="Times New Roman" w:hAnsi="Times New Roman" w:cs="Times New Roman"/>
        </w:rPr>
      </w:pPr>
      <w:r w:rsidRPr="008C1827">
        <w:rPr>
          <w:rFonts w:ascii="Times New Roman" w:eastAsia="Times New Roman" w:hAnsi="Times New Roman" w:cs="Times New Roman"/>
          <w:color w:val="202124"/>
        </w:rPr>
        <w:t>Berapa penilaian keseluruhan Anda untuk aplikasi X-Pedisi?</w:t>
      </w:r>
      <w:r w:rsidR="6F2C6F47" w:rsidRPr="008C1827">
        <w:rPr>
          <w:rFonts w:ascii="Times New Roman" w:hAnsi="Times New Roman" w:cs="Times New Roman"/>
          <w:noProof/>
        </w:rPr>
        <w:drawing>
          <wp:inline distT="0" distB="0" distL="0" distR="0" wp14:anchorId="739DF4EC" wp14:editId="44F51A79">
            <wp:extent cx="3839518" cy="1611292"/>
            <wp:effectExtent l="0" t="0" r="0" b="0"/>
            <wp:docPr id="1719420787" name="Picture 1719420787" descr="Forms response chart. Question title: Berapa penilaian keseluruhan Anda untuk aplikasi X-Pedisi?.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9518" cy="1611292"/>
                    </a:xfrm>
                    <a:prstGeom prst="rect">
                      <a:avLst/>
                    </a:prstGeom>
                  </pic:spPr>
                </pic:pic>
              </a:graphicData>
            </a:graphic>
          </wp:inline>
        </w:drawing>
      </w:r>
    </w:p>
    <w:p w14:paraId="5CE1DBAD" w14:textId="7FDC01FA" w:rsidR="3D52B6A5" w:rsidRPr="008C1827" w:rsidRDefault="3D52B6A5" w:rsidP="008C1827">
      <w:pPr>
        <w:pStyle w:val="ListParagraph"/>
        <w:spacing w:line="360" w:lineRule="auto"/>
        <w:ind w:left="144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Dari 54 responden, penilaian keseluruhan untuk aplikasi X-Pedisi sangat positif. Rata-rata skor yang diberikan mencerminkan tingkat kepuasan yang tinggi terhadap aplikasi ini. Pengguna mengapresiasi berbagai aspek aplikasi mulai dari desain UI, UX, kemudahan akses, hingga fungsionalitas fitur yang tersedia. Penilaian ini menunjukkan </w:t>
      </w:r>
      <w:r w:rsidRPr="008C1827">
        <w:rPr>
          <w:rFonts w:ascii="Times New Roman" w:eastAsia="Times New Roman" w:hAnsi="Times New Roman" w:cs="Times New Roman"/>
        </w:rPr>
        <w:lastRenderedPageBreak/>
        <w:t>bahwa aplikasi X-Pedisi berhasil memenuhi harapan pengguna dalam berbagai aspek.</w:t>
      </w:r>
    </w:p>
    <w:p w14:paraId="2C37CCF2" w14:textId="5571E42A" w:rsidR="7C3EC760" w:rsidRPr="008C1827" w:rsidRDefault="7C3EC760" w:rsidP="008C1827">
      <w:pPr>
        <w:pStyle w:val="ListParagraph"/>
        <w:spacing w:line="360" w:lineRule="auto"/>
        <w:jc w:val="both"/>
        <w:rPr>
          <w:rFonts w:ascii="Times New Roman" w:eastAsia="Times New Roman" w:hAnsi="Times New Roman" w:cs="Times New Roman"/>
        </w:rPr>
      </w:pPr>
    </w:p>
    <w:p w14:paraId="4DE4377B" w14:textId="2DBCA6E0" w:rsidR="025957AF" w:rsidRPr="008C1827" w:rsidRDefault="025957AF" w:rsidP="008C1827">
      <w:pPr>
        <w:pStyle w:val="ListParagraph"/>
        <w:numPr>
          <w:ilvl w:val="1"/>
          <w:numId w:val="1"/>
        </w:numPr>
        <w:spacing w:line="360" w:lineRule="auto"/>
        <w:jc w:val="both"/>
        <w:rPr>
          <w:rFonts w:ascii="Times New Roman" w:eastAsia="Times New Roman" w:hAnsi="Times New Roman" w:cs="Times New Roman"/>
        </w:rPr>
      </w:pPr>
      <w:r w:rsidRPr="008C1827">
        <w:rPr>
          <w:rFonts w:ascii="Times New Roman" w:eastAsia="Times New Roman" w:hAnsi="Times New Roman" w:cs="Times New Roman"/>
          <w:color w:val="202124"/>
        </w:rPr>
        <w:t>Seberapa tinggi Anda merekomendasikan orang di sekitar Anda untuk menggunakan aplikasi X-Pedisi?</w:t>
      </w:r>
      <w:r w:rsidR="08EA3381" w:rsidRPr="008C1827">
        <w:rPr>
          <w:rFonts w:ascii="Times New Roman" w:hAnsi="Times New Roman" w:cs="Times New Roman"/>
          <w:noProof/>
        </w:rPr>
        <w:drawing>
          <wp:inline distT="0" distB="0" distL="0" distR="0" wp14:anchorId="0AE3D305" wp14:editId="63E0DFC3">
            <wp:extent cx="3990974" cy="2021892"/>
            <wp:effectExtent l="0" t="0" r="0" b="0"/>
            <wp:docPr id="1428241708" name="Picture 1428241708" descr="Forms response chart. Question title: Seberapa tinggi Anda merekomendasikan orang di sekitar Anda untuk menggunakan aplikasi X-Pedisi?.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90974" cy="2021892"/>
                    </a:xfrm>
                    <a:prstGeom prst="rect">
                      <a:avLst/>
                    </a:prstGeom>
                  </pic:spPr>
                </pic:pic>
              </a:graphicData>
            </a:graphic>
          </wp:inline>
        </w:drawing>
      </w:r>
      <w:r w:rsidRPr="008C1827">
        <w:rPr>
          <w:rFonts w:ascii="Times New Roman" w:hAnsi="Times New Roman" w:cs="Times New Roman"/>
        </w:rPr>
        <w:tab/>
      </w:r>
      <w:r w:rsidR="23840C83" w:rsidRPr="008C1827">
        <w:rPr>
          <w:rFonts w:ascii="Times New Roman" w:eastAsia="Times New Roman" w:hAnsi="Times New Roman" w:cs="Times New Roman"/>
        </w:rPr>
        <w:t>Sebanyak 54 responden memberikan umpan balik mengenai seberapa besar kemungkinan mereka merekomendasikan aplikasi X-Pedisi kepada orang lain. Hasilnya menunjukkan bahwa mayoritas responden sangat mungkin merekomendasikan aplikasi ini kepada orang di sekitar mereka. Tingginya tingkat rekomendasi ini mencerminkan kepuasan dan kepercayaan pengguna terhadap aplikasi X-Pedisi, serta keyakinan mereka bahwa aplikasi ini dapat memberikan manfaat yang serupa kepada orang lain.</w:t>
      </w:r>
    </w:p>
    <w:p w14:paraId="6C52FC9E" w14:textId="0ADF338F" w:rsidR="0D3347D4" w:rsidRPr="008C1827" w:rsidRDefault="0D3347D4" w:rsidP="008C1827">
      <w:pPr>
        <w:spacing w:line="360" w:lineRule="auto"/>
        <w:jc w:val="both"/>
        <w:rPr>
          <w:rFonts w:ascii="Times New Roman" w:hAnsi="Times New Roman" w:cs="Times New Roman"/>
        </w:rPr>
      </w:pPr>
    </w:p>
    <w:p w14:paraId="4D3D04BF" w14:textId="7B5721D6" w:rsidR="003B6751" w:rsidRPr="008C1827" w:rsidRDefault="1AE9E804" w:rsidP="008C1827">
      <w:pPr>
        <w:pStyle w:val="Heading3"/>
        <w:numPr>
          <w:ilvl w:val="2"/>
          <w:numId w:val="8"/>
        </w:numPr>
        <w:ind w:left="1350" w:hanging="630"/>
        <w:rPr>
          <w:sz w:val="22"/>
          <w:szCs w:val="22"/>
        </w:rPr>
      </w:pPr>
      <w:r w:rsidRPr="008C1827">
        <w:rPr>
          <w:sz w:val="22"/>
          <w:szCs w:val="22"/>
        </w:rPr>
        <w:t>Maintenance</w:t>
      </w:r>
    </w:p>
    <w:p w14:paraId="1D9F8A54" w14:textId="5D7A8BC1" w:rsidR="74663A22" w:rsidRPr="008C1827" w:rsidRDefault="74663A22" w:rsidP="008C1827">
      <w:pPr>
        <w:pStyle w:val="Heading3"/>
        <w:ind w:left="720" w:firstLine="0"/>
        <w:rPr>
          <w:b w:val="0"/>
          <w:bCs w:val="0"/>
          <w:sz w:val="22"/>
          <w:szCs w:val="22"/>
        </w:rPr>
      </w:pPr>
      <w:r w:rsidRPr="008C1827">
        <w:rPr>
          <w:b w:val="0"/>
          <w:bCs w:val="0"/>
          <w:sz w:val="22"/>
          <w:szCs w:val="22"/>
        </w:rPr>
        <w:t>Maintenance X-Pedisi secara berkala penting untuk menjaga fungsionalitas, performa, dan pengalaman pengguna. Maintenance ini dapat mencegah masalah teknis, memungkinkan pengembangan fitur baru, meningkatkan keamanan, dan memberikan pengalaman pengguna yang lancar dan optimal. Proses maintenance meliputi pemantauan, identifikasi masalah, perbaikan bug, pengujian, pemeliharaan database, peningkatan keamanan, dan pembaruan fitur. Maintenance rutin memastikan X-Pedisi berjalan lancar, bebas bug, dan aman bagi pengguna. Dengan demikian, maintenance X-Pedisi adalah kunci untuk memberikan pengalaman pengguna yang optimal.</w:t>
      </w:r>
    </w:p>
    <w:p w14:paraId="54827476" w14:textId="1C9F429F" w:rsidR="00980717" w:rsidRPr="008C1827" w:rsidRDefault="00654013" w:rsidP="008C1827">
      <w:pPr>
        <w:pStyle w:val="Heading2"/>
        <w:ind w:left="720" w:hanging="720"/>
        <w:rPr>
          <w:rFonts w:eastAsia="Times New Roman"/>
        </w:rPr>
      </w:pPr>
      <w:r w:rsidRPr="008C1827">
        <w:rPr>
          <w:rFonts w:eastAsia="Times New Roman"/>
        </w:rPr>
        <w:t>Security</w:t>
      </w:r>
      <w:r w:rsidR="00317214" w:rsidRPr="008C1827">
        <w:rPr>
          <w:rFonts w:eastAsia="Times New Roman"/>
        </w:rPr>
        <w:t xml:space="preserve"> &amp; Tools</w:t>
      </w:r>
    </w:p>
    <w:p w14:paraId="2F4EC36E" w14:textId="006030C4" w:rsidR="00E50282" w:rsidRPr="008C1827" w:rsidRDefault="3FA8F209" w:rsidP="008C1827">
      <w:pPr>
        <w:spacing w:before="240" w:after="240" w:line="360" w:lineRule="auto"/>
        <w:ind w:firstLine="720"/>
        <w:jc w:val="both"/>
        <w:rPr>
          <w:rFonts w:ascii="Times New Roman" w:eastAsia="Times New Roman" w:hAnsi="Times New Roman" w:cs="Times New Roman"/>
        </w:rPr>
      </w:pPr>
      <w:r w:rsidRPr="008C1827">
        <w:rPr>
          <w:rFonts w:ascii="Times New Roman" w:eastAsia="Times New Roman" w:hAnsi="Times New Roman" w:cs="Times New Roman"/>
        </w:rPr>
        <w:lastRenderedPageBreak/>
        <w:t xml:space="preserve">Keamanan dan alat-alat yang diperlukan dalam X-Pedisi menjadi sangat penting karena melibatkan perlindungan terhadap data pelanggan, sistem informasi, dan operasional bisnis secara keseluruhan. Dalam bisnis pengiriman barang seperti X-Pedisi, informasi sensitif seperti detail pengiriman, informasi pembayaran, dan data pelanggan lainnya sering kali ditangani. Pentingnya keamanan data di sini bukan hanya untuk melindungi informasi pelanggan, tetapi juga untuk menjaga kepercayaan pelanggan yang merupakan elemen kunci dalam bisnis logistik. </w:t>
      </w:r>
    </w:p>
    <w:p w14:paraId="182F57BC" w14:textId="4EFC2FE1" w:rsidR="00E50282" w:rsidRPr="008C1827" w:rsidRDefault="3FA8F209" w:rsidP="008C1827">
      <w:pPr>
        <w:spacing w:before="240" w:after="240" w:line="360" w:lineRule="auto"/>
        <w:ind w:firstLine="720"/>
        <w:jc w:val="both"/>
        <w:rPr>
          <w:rFonts w:ascii="Times New Roman" w:eastAsia="Times New Roman" w:hAnsi="Times New Roman" w:cs="Times New Roman"/>
        </w:rPr>
      </w:pPr>
      <w:r w:rsidRPr="008C1827">
        <w:rPr>
          <w:rFonts w:ascii="Times New Roman" w:eastAsia="Times New Roman" w:hAnsi="Times New Roman" w:cs="Times New Roman"/>
        </w:rPr>
        <w:t>Selain itu, mengingat risiko yang terus berkembang dari serangan cyber, seperti malware, phishing, atau serangan ransomware, alat-alat keamanan seperti firewall, sistem deteksi intrusi, dan enkripsi data sangat penting untuk mencegah akses yang tidak sah ke sistem X-Pedisi. Keberhasilan bisnis X-Pedisi juga sangat bergantung pada kemampuannya untuk mematuhi regulasi data dan privasi yang relevan, yang menuntut perlindungan yang kuat terhadap data pelanggan.</w:t>
      </w:r>
    </w:p>
    <w:p w14:paraId="5F294C3D" w14:textId="1A408A57" w:rsidR="00E50282" w:rsidRPr="008C1827" w:rsidRDefault="3FA8F209" w:rsidP="008C1827">
      <w:pPr>
        <w:spacing w:before="240" w:after="240" w:line="360" w:lineRule="auto"/>
        <w:ind w:firstLine="720"/>
        <w:jc w:val="both"/>
        <w:rPr>
          <w:rFonts w:ascii="Times New Roman" w:eastAsia="Times New Roman" w:hAnsi="Times New Roman" w:cs="Times New Roman"/>
        </w:rPr>
      </w:pPr>
      <w:r w:rsidRPr="008C1827">
        <w:rPr>
          <w:rFonts w:ascii="Times New Roman" w:eastAsia="Times New Roman" w:hAnsi="Times New Roman" w:cs="Times New Roman"/>
        </w:rPr>
        <w:t>Selain menjaga keamanan, alat-alat keamanan dan pemantauan juga membantu dalam mendeteksi dan merespons dengan cepat terhadap insiden keamanan yang mungkin terjadi. Dengan demikian, X-Pedisi dapat memastikan kelangsungan operasional bisnisnya dalam menghadapi berbagai tantangan keamanan yang mungkin timbul.</w:t>
      </w:r>
    </w:p>
    <w:p w14:paraId="507788C1" w14:textId="551D3934" w:rsidR="00E50282" w:rsidRPr="008C1827" w:rsidRDefault="3FA8F209" w:rsidP="008C1827">
      <w:pPr>
        <w:spacing w:before="240" w:after="240" w:line="360" w:lineRule="auto"/>
        <w:ind w:firstLine="720"/>
        <w:jc w:val="both"/>
        <w:rPr>
          <w:rFonts w:ascii="Times New Roman" w:eastAsia="Times New Roman" w:hAnsi="Times New Roman" w:cs="Times New Roman"/>
        </w:rPr>
      </w:pPr>
      <w:r w:rsidRPr="008C1827">
        <w:rPr>
          <w:rFonts w:ascii="Times New Roman" w:eastAsia="Times New Roman" w:hAnsi="Times New Roman" w:cs="Times New Roman"/>
        </w:rPr>
        <w:t>Lebih jauh lagi, investasi dalam keamanan dan alat-alat yang sesuai membantu X-Pedisi membangun reputasi yang kuat dan terpercaya di pasar. Dengan menunjukkan komitmen pada keamanan data dan privasi pelanggan, X-Pedisi dapat meningkatkan kepercayaan pelanggan dan membangun hubungan jangka panjang yang berkelanjutan.</w:t>
      </w:r>
    </w:p>
    <w:p w14:paraId="3EB11465" w14:textId="6CA2E7CB" w:rsidR="00E50282" w:rsidRPr="008C1827" w:rsidRDefault="3FA8F209" w:rsidP="008C1827">
      <w:p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Secara keseluruhan, keamanan dan alat-alat yang diperlukan dalam X-Pedisi bukan hanya tentang melindungi data dan infrastruktur perusahaan, tetapi juga tentang menjaga kepercayaan pelanggan, mematuhi regulasi, dan memastikan kelangsungan operasional bisnis dalam lingkungan yang semakin kompleks dan rentan terhadap serangan cyber.</w:t>
      </w:r>
    </w:p>
    <w:p w14:paraId="4F77AB1D" w14:textId="43A39101" w:rsidR="00795350" w:rsidRPr="008C1827" w:rsidRDefault="002F7B23" w:rsidP="008C1827">
      <w:pPr>
        <w:pStyle w:val="ListParagraph"/>
        <w:numPr>
          <w:ilvl w:val="0"/>
          <w:numId w:val="23"/>
        </w:numPr>
        <w:spacing w:line="360" w:lineRule="auto"/>
        <w:ind w:left="1418" w:hanging="709"/>
        <w:jc w:val="both"/>
        <w:rPr>
          <w:rFonts w:ascii="Times New Roman" w:eastAsia="Times New Roman" w:hAnsi="Times New Roman" w:cs="Times New Roman"/>
          <w:b/>
          <w:bCs/>
        </w:rPr>
      </w:pPr>
      <w:r w:rsidRPr="008C1827">
        <w:rPr>
          <w:rFonts w:ascii="Times New Roman" w:eastAsia="Times New Roman" w:hAnsi="Times New Roman" w:cs="Times New Roman"/>
          <w:b/>
          <w:bCs/>
        </w:rPr>
        <w:t>Protecting Networks, Servers, and Clients</w:t>
      </w:r>
    </w:p>
    <w:p w14:paraId="01FA75A7" w14:textId="4D231AF9" w:rsidR="00F80F21" w:rsidRPr="008C1827" w:rsidRDefault="4EAFFED8" w:rsidP="008C1827">
      <w:pPr>
        <w:spacing w:before="240" w:after="240" w:line="360" w:lineRule="auto"/>
        <w:ind w:left="698" w:firstLine="720"/>
        <w:jc w:val="both"/>
        <w:rPr>
          <w:rFonts w:ascii="Times New Roman" w:eastAsia="Times New Roman" w:hAnsi="Times New Roman" w:cs="Times New Roman"/>
        </w:rPr>
      </w:pPr>
      <w:r w:rsidRPr="008C1827">
        <w:rPr>
          <w:rFonts w:ascii="Times New Roman" w:eastAsia="Times New Roman" w:hAnsi="Times New Roman" w:cs="Times New Roman"/>
        </w:rPr>
        <w:t>Proteksi jaringan, server, dan klien adalah sangat penting dalam Bisnis X-Pedisi karena perusahaan ini bergantung pada infrastruktur teknologi informasi yang kuat untuk menjalankan operasi logistiknya. Berikut adalah beberapa langkah yang dapat diambil untuk melindungi jaringan, server, dan klien dalam Bisnis X-Pedisi:</w:t>
      </w:r>
    </w:p>
    <w:p w14:paraId="09E8E236" w14:textId="093202C1" w:rsidR="00F80F21" w:rsidRPr="008C1827" w:rsidRDefault="4EAFFED8" w:rsidP="008C1827">
      <w:pPr>
        <w:pStyle w:val="ListParagraph"/>
        <w:numPr>
          <w:ilvl w:val="0"/>
          <w:numId w:val="38"/>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lastRenderedPageBreak/>
        <w:t>Penggunaan Perangkat Lunak Keamanan: Bisnis X-Pedisi harus menginstal perangkat lunak keamanan yang kuat, seperti antivirus, firewall, dan sistem deteksi intrusi, di semua perangkat yang terhubung ke jaringan, termasuk server dan klien. Ini membantu mencegah serangan malware, serangan ransomware, dan upaya pencurian data.</w:t>
      </w:r>
    </w:p>
    <w:p w14:paraId="76EA25E5" w14:textId="699EC60B" w:rsidR="00F80F21" w:rsidRPr="008C1827" w:rsidRDefault="4EAFFED8" w:rsidP="008C1827">
      <w:pPr>
        <w:pStyle w:val="ListParagraph"/>
        <w:numPr>
          <w:ilvl w:val="0"/>
          <w:numId w:val="38"/>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Pemantauan Jaringan yang Aktif: Bisnis X-Pedisi harus secara teratur memantau jaringan mereka untuk mendeteksi aktivitas yang mencurigakan atau ancaman keamanan potensial. Ini dapat dilakukan melalui penggunaan perangkat lunak pemantauan jaringan dan analisis log, serta melalui pengawasan aktif oleh tim keamanan IT.</w:t>
      </w:r>
    </w:p>
    <w:p w14:paraId="7A802125" w14:textId="75C2BD23" w:rsidR="00F80F21" w:rsidRPr="008C1827" w:rsidRDefault="4EAFFED8" w:rsidP="008C1827">
      <w:pPr>
        <w:pStyle w:val="ListParagraph"/>
        <w:numPr>
          <w:ilvl w:val="0"/>
          <w:numId w:val="38"/>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Enkripsi Data: Semua data yang dikirim dan disimpan oleh Bisnis X-Pedisi harus dienkripsi untuk melindungi kerahasiaan dan integritasnya. Ini mencakup data pengiriman, informasi pelanggan, dan data transaksi keuangan. Dengan menerapkan enkripsi data yang kuat, perusahaan dapat mencegah akses yang tidak sah dan pencurian informasi sensitif.</w:t>
      </w:r>
    </w:p>
    <w:p w14:paraId="55E7611B" w14:textId="4468A8E3" w:rsidR="00F80F21" w:rsidRPr="008C1827" w:rsidRDefault="4EAFFED8" w:rsidP="008C1827">
      <w:pPr>
        <w:pStyle w:val="ListParagraph"/>
        <w:numPr>
          <w:ilvl w:val="0"/>
          <w:numId w:val="38"/>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Pengelolaan Akses yang Ketat: Bisnis X-Pedisi harus menerapkan kebijakan pengelolaan akses yang ketat untuk memastikan bahwa hanya individu yang berwenang yang memiliki akses ke sistem dan data sensitif. Ini melibatkan penerapan otentikasi dua faktor, penggunaan hak akses yang terbatas, dan audit reguler terhadap aktivitas pengguna.</w:t>
      </w:r>
    </w:p>
    <w:p w14:paraId="47AEB344" w14:textId="05298EB4" w:rsidR="00F80F21" w:rsidRPr="008C1827" w:rsidRDefault="4EAFFED8" w:rsidP="008C1827">
      <w:pPr>
        <w:pStyle w:val="ListParagraph"/>
        <w:numPr>
          <w:ilvl w:val="0"/>
          <w:numId w:val="38"/>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Pembaruan Rutin Perangkat Lunak: Penting bagi Bisnis X-Pedisi untuk secara teratur memperbarui perangkat lunak dan sistem operasional mereka dengan patch keamanan terbaru. Ini membantu memperbaiki kerentanan yang diketahui dan mengurangi risiko serangan yang berhasil.</w:t>
      </w:r>
    </w:p>
    <w:p w14:paraId="74DD416F" w14:textId="37497172" w:rsidR="00F80F21" w:rsidRPr="008C1827" w:rsidRDefault="4EAFFED8" w:rsidP="008C1827">
      <w:pPr>
        <w:pStyle w:val="ListParagraph"/>
        <w:numPr>
          <w:ilvl w:val="0"/>
          <w:numId w:val="38"/>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Pengaturan Cadangan dan Pemulihan Bencana: Bisnis X-Pedisi harus memiliki prosedur cadangan yang teratur dan sistem pemulihan bencana untuk melindungi data dan memastikan kelangsungan operasional dalam situasi darurat, seperti serangan malware atau kegagalan perangkat keras.</w:t>
      </w:r>
    </w:p>
    <w:p w14:paraId="5DCA63EE" w14:textId="7AA48E3E" w:rsidR="00F80F21" w:rsidRPr="008C1827" w:rsidRDefault="4EAFFED8" w:rsidP="008C1827">
      <w:pPr>
        <w:pStyle w:val="ListParagraph"/>
        <w:numPr>
          <w:ilvl w:val="0"/>
          <w:numId w:val="38"/>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Pendidikan dan Pelatihan Keamanan: Semua karyawan Bisnis X-Pedisi harus dilatih tentang praktik keamanan informasi yang baik, termasuk cara mengenali serangan phishing, menjaga kerahasiaan kata sandi, dan melaporkan aktivitas yang mencurigakan kepada tim keamanan IT.</w:t>
      </w:r>
    </w:p>
    <w:p w14:paraId="6F7BFE13" w14:textId="60C3E8B5" w:rsidR="00F80F21" w:rsidRPr="008C1827" w:rsidRDefault="4EAFFED8" w:rsidP="008C1827">
      <w:pPr>
        <w:spacing w:before="240" w:after="240"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 xml:space="preserve">Dengan mengimplementasikan langkah-langkah ini, Bisnis X-Pedisi dapat meningkatkan keamanan jaringan, server, dan klien mereka, melindungi data sensitif dan menjaga keberlangsungan operasional bisnis mereka. Ini membantu </w:t>
      </w:r>
      <w:r w:rsidRPr="008C1827">
        <w:rPr>
          <w:rFonts w:ascii="Times New Roman" w:eastAsia="Times New Roman" w:hAnsi="Times New Roman" w:cs="Times New Roman"/>
        </w:rPr>
        <w:lastRenderedPageBreak/>
        <w:t>membangun kepercayaan pelanggan dan menjaga reputasi perusahaan sebagai penyedia layanan logistik yang andal dan aman.</w:t>
      </w:r>
    </w:p>
    <w:p w14:paraId="6856006C" w14:textId="74C04523" w:rsidR="002F7B23" w:rsidRPr="008C1827" w:rsidRDefault="002F7B23" w:rsidP="008C1827">
      <w:pPr>
        <w:pStyle w:val="ListParagraph"/>
        <w:numPr>
          <w:ilvl w:val="0"/>
          <w:numId w:val="23"/>
        </w:numPr>
        <w:spacing w:line="360" w:lineRule="auto"/>
        <w:ind w:hanging="11"/>
        <w:jc w:val="both"/>
        <w:rPr>
          <w:rFonts w:ascii="Times New Roman" w:eastAsia="Times New Roman" w:hAnsi="Times New Roman" w:cs="Times New Roman"/>
          <w:b/>
          <w:bCs/>
        </w:rPr>
      </w:pPr>
      <w:r w:rsidRPr="008C1827">
        <w:rPr>
          <w:rFonts w:ascii="Times New Roman" w:eastAsia="Times New Roman" w:hAnsi="Times New Roman" w:cs="Times New Roman"/>
          <w:b/>
          <w:bCs/>
        </w:rPr>
        <w:t xml:space="preserve">A Security Plan: </w:t>
      </w:r>
      <w:r w:rsidR="00980717" w:rsidRPr="008C1827">
        <w:rPr>
          <w:rFonts w:ascii="Times New Roman" w:eastAsia="Times New Roman" w:hAnsi="Times New Roman" w:cs="Times New Roman"/>
          <w:b/>
          <w:bCs/>
        </w:rPr>
        <w:t>Management Policies</w:t>
      </w:r>
    </w:p>
    <w:p w14:paraId="3AEAD0AF" w14:textId="7BDFB758" w:rsidR="00F80F21" w:rsidRPr="008C1827" w:rsidRDefault="5BDAC886" w:rsidP="008C1827">
      <w:pPr>
        <w:spacing w:before="240" w:after="240"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Dalam bisnis X-Pedisi, perencanaan keamanan yang baik harus mencakup kebijakan manajemen yang jelas dan kuat untuk mengatur aspek keamanan. Berikut adalah beberapa kebijakan manajemen yang dapat diimplementasikan dalam sebuah rencana keamanan untuk Bisnis X-Pedisi:</w:t>
      </w:r>
    </w:p>
    <w:p w14:paraId="0164D14C" w14:textId="44E653B9" w:rsidR="00F80F21" w:rsidRPr="008C1827" w:rsidRDefault="5BDAC886" w:rsidP="008C1827">
      <w:pPr>
        <w:pStyle w:val="ListParagraph"/>
        <w:numPr>
          <w:ilvl w:val="0"/>
          <w:numId w:val="36"/>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Kebijakan Keamanan Informasi: Bisnis X-Pedisi harus memiliki kebijakan keamanan informasi yang komprehensif yang mencakup penggunaan perangkat lunak keamanan, enkripsi data, manajemen akses, dan prosedur keamanan lainnya. Kebijakan ini harus diperbarui secara berkala sesuai dengan perkembangan teknologi dan ancaman keamanan yang baru.</w:t>
      </w:r>
    </w:p>
    <w:p w14:paraId="69305D76" w14:textId="2E37DC0A" w:rsidR="00F80F21" w:rsidRPr="008C1827" w:rsidRDefault="5BDAC886" w:rsidP="008C1827">
      <w:pPr>
        <w:pStyle w:val="ListParagraph"/>
        <w:numPr>
          <w:ilvl w:val="0"/>
          <w:numId w:val="36"/>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Kebijakan Pengelolaan Hak Akses: Perusahaan harus memiliki kebijakan yang mengatur bagaimana hak akses ke sistem dan data diberikan, dikelola, dan dicabut. Ini termasuk pengaturan tingkat akses yang sesuai untuk setiap karyawan berdasarkan tanggung jawab dan kebutuhan kerja mereka.</w:t>
      </w:r>
    </w:p>
    <w:p w14:paraId="255D1CA1" w14:textId="30D5B792" w:rsidR="00F80F21" w:rsidRPr="008C1827" w:rsidRDefault="5BDAC886" w:rsidP="008C1827">
      <w:pPr>
        <w:pStyle w:val="ListParagraph"/>
        <w:numPr>
          <w:ilvl w:val="0"/>
          <w:numId w:val="36"/>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Kebijakan Sandi yang Kuat: Bisnis X-Pedisi harus memiliki kebijakan yang mengatur penggunaan kata sandi yang kuat dan kompleks untuk semua akun pengguna. Karyawan harus diinstruksikan untuk secara teratur mengubah kata sandi mereka dan tidak menggunakan kata sandi yang sama untuk berbagai akun.</w:t>
      </w:r>
    </w:p>
    <w:p w14:paraId="7CE54A7B" w14:textId="5EB15A33" w:rsidR="00F80F21" w:rsidRPr="008C1827" w:rsidRDefault="5BDAC886" w:rsidP="008C1827">
      <w:pPr>
        <w:pStyle w:val="ListParagraph"/>
        <w:numPr>
          <w:ilvl w:val="0"/>
          <w:numId w:val="36"/>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Kebijakan Penggunaan Perangkat Pribadi: Kebijakan ini menetapkan aturan untuk penggunaan perangkat pribadi di lingkungan kerja. Hal ini mencakup pengaturan yang memungkinkan atau melarang karyawan untuk menggunakan perangkat pribadi mereka untuk mengakses jaringan perusahaan dan data sensitif.</w:t>
      </w:r>
    </w:p>
    <w:p w14:paraId="62123600" w14:textId="08827191" w:rsidR="00F80F21" w:rsidRPr="008C1827" w:rsidRDefault="5BDAC886" w:rsidP="008C1827">
      <w:pPr>
        <w:pStyle w:val="ListParagraph"/>
        <w:numPr>
          <w:ilvl w:val="0"/>
          <w:numId w:val="36"/>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Kebijakan Pemantauan Jaringan: Bisnis X-Pedisi harus memiliki kebijakan yang mengatur pemantauan jaringan untuk mendeteksi aktivitas yang mencurigakan atau ancaman keamanan potensial. Kebijakan ini harus menjelaskan prosedur untuk melaporkan dan menanggapi insiden keamanan.</w:t>
      </w:r>
    </w:p>
    <w:p w14:paraId="19FC9957" w14:textId="7CB9AED6" w:rsidR="00F80F21" w:rsidRPr="008C1827" w:rsidRDefault="5BDAC886" w:rsidP="008C1827">
      <w:pPr>
        <w:pStyle w:val="ListParagraph"/>
        <w:numPr>
          <w:ilvl w:val="0"/>
          <w:numId w:val="36"/>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Kebijakan Pendidikan dan Pelatihan: Perusahaan harus memiliki kebijakan yang mengatur pelatihan dan pendidikan keamanan bagi semua karyawan. Ini mencakup pelatihan tentang cara mengenali serangan phishing, menjaga kerahasiaan informasi, dan tindakan pencegahan keamanan lainnya.</w:t>
      </w:r>
    </w:p>
    <w:p w14:paraId="6D7C0C4E" w14:textId="0E03464F" w:rsidR="00F80F21" w:rsidRPr="008C1827" w:rsidRDefault="5BDAC886" w:rsidP="008C1827">
      <w:pPr>
        <w:pStyle w:val="ListParagraph"/>
        <w:numPr>
          <w:ilvl w:val="0"/>
          <w:numId w:val="36"/>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lastRenderedPageBreak/>
        <w:t>Kebijakan Penyimpanan dan Penghapusan Data: Bisnis X-Pedisi harus memiliki kebijakan yang mengatur bagaimana data disimpan, diakses, dan dihapus. Ini mencakup pemilihan metode penyimpanan yang aman, seperti enkripsi, serta prosedur untuk menghapus data yang tidak lagi diperlukan atau relevan.</w:t>
      </w:r>
    </w:p>
    <w:p w14:paraId="2B17D51A" w14:textId="0C189E64" w:rsidR="00F80F21" w:rsidRPr="008C1827" w:rsidRDefault="5BDAC886" w:rsidP="008C1827">
      <w:pPr>
        <w:spacing w:before="240" w:after="240"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Dengan menerapkan kebijakan manajemen yang kuat seperti yang disebutkan di atas, Bisnis X-Pedisi dapat membentuk dasar yang kokoh untuk keamanan informasi mereka. Ini membantu melindungi data sensitif, mencegah insiden keamanan, dan memastikan kelangsungan operasional bisnis mereka.</w:t>
      </w:r>
    </w:p>
    <w:p w14:paraId="0146E1AF" w14:textId="7CF4190B" w:rsidR="00EF67EB" w:rsidRPr="008C1827" w:rsidRDefault="6F8F6E6B" w:rsidP="008C1827">
      <w:pPr>
        <w:pStyle w:val="ListParagraph"/>
        <w:numPr>
          <w:ilvl w:val="0"/>
          <w:numId w:val="23"/>
        </w:numPr>
        <w:spacing w:line="360" w:lineRule="auto"/>
        <w:ind w:hanging="11"/>
        <w:jc w:val="both"/>
        <w:rPr>
          <w:rFonts w:ascii="Times New Roman" w:eastAsia="Times New Roman" w:hAnsi="Times New Roman" w:cs="Times New Roman"/>
          <w:b/>
          <w:bCs/>
        </w:rPr>
      </w:pPr>
      <w:r w:rsidRPr="008C1827">
        <w:rPr>
          <w:rFonts w:ascii="Times New Roman" w:eastAsia="Times New Roman" w:hAnsi="Times New Roman" w:cs="Times New Roman"/>
          <w:b/>
          <w:bCs/>
        </w:rPr>
        <w:t>Payment System</w:t>
      </w:r>
    </w:p>
    <w:p w14:paraId="7632495B" w14:textId="2842919E" w:rsidR="4E3DB1D0" w:rsidRPr="008C1827" w:rsidRDefault="4E3DB1D0" w:rsidP="008C1827">
      <w:pPr>
        <w:spacing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Sistem pembayaran dalam Bisnis X-Pedisi memainkan peran penting dalam mendukung proses transaksi yang lancar dan efisien antara pelanggan, mitra bisnis, dan penyedia layanan. Berikut adalah beberapa aspek yang perlu dipertimbangkan dalam pengembangan sistem pembayaran untuk Bisnis X-Pedisi:</w:t>
      </w:r>
    </w:p>
    <w:p w14:paraId="6E954629" w14:textId="2E4D3274" w:rsidR="4E3DB1D0" w:rsidRPr="008C1827" w:rsidRDefault="4E3DB1D0" w:rsidP="008C1827">
      <w:pPr>
        <w:pStyle w:val="ListParagraph"/>
        <w:numPr>
          <w:ilvl w:val="0"/>
          <w:numId w:val="34"/>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Metode Pembayaran yang Diversifikasi: Sistem pembayaran harus mendukung berbagai metode pembayaran, termasuk pembayaran kartu kredit/debit, transfer bank, pembayaran digital (misalnya, e-wallet), dan metode pembayaran lainnya yang umum digunakan oleh pelanggan</w:t>
      </w:r>
    </w:p>
    <w:p w14:paraId="6D8AB211" w14:textId="0619BB13" w:rsidR="4E3DB1D0" w:rsidRPr="008C1827" w:rsidRDefault="4E3DB1D0" w:rsidP="008C1827">
      <w:pPr>
        <w:pStyle w:val="ListParagraph"/>
        <w:numPr>
          <w:ilvl w:val="0"/>
          <w:numId w:val="34"/>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Pengolahan Pembayaran yang Aman: Keamanan adalah prioritas utama dalam sistem pembayaran. Bisnis X-Pedisi harus memastikan bahwa sistem mereka mematuhi standar keamanan pembayaran yang relevan dan menggunakan enkripsi data yang kuat untuk melindungi informasi pembayaran pelanggan.</w:t>
      </w:r>
    </w:p>
    <w:p w14:paraId="67C4F1B1" w14:textId="21CC02DE" w:rsidR="4E3DB1D0" w:rsidRPr="008C1827" w:rsidRDefault="4E3DB1D0" w:rsidP="008C1827">
      <w:pPr>
        <w:pStyle w:val="ListParagraph"/>
        <w:numPr>
          <w:ilvl w:val="0"/>
          <w:numId w:val="34"/>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Integrasi dengan Sistem Manajemen Pesanan: Sistem pembayaran harus terintegrasi dengan sistem manajemen pesanan Bisnis X-Pedisi untuk memungkinkan proses pembayaran yang lancar dan otomatis setelah pesanan berhasil diproses.</w:t>
      </w:r>
    </w:p>
    <w:p w14:paraId="06483701" w14:textId="32CD377E" w:rsidR="4E3DB1D0" w:rsidRPr="008C1827" w:rsidRDefault="4E3DB1D0" w:rsidP="008C1827">
      <w:pPr>
        <w:pStyle w:val="ListParagraph"/>
        <w:numPr>
          <w:ilvl w:val="0"/>
          <w:numId w:val="34"/>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Pelacakan dan Pelaporan Transaksi: Sistem pembayaran harus dilengkapi dengan fitur pelacakan dan pelaporan transaksi yang memungkinkan Bisnis X-Pedisi untuk memantau dan menganalisis aktivitas pembayaran secara efisien. Ini membantu dalam pemantauan arus kas, analisis tren pembayaran, dan identifikasi potensi masalah atau penipuan.</w:t>
      </w:r>
    </w:p>
    <w:p w14:paraId="6879D5DD" w14:textId="77FED3AB" w:rsidR="4E3DB1D0" w:rsidRPr="008C1827" w:rsidRDefault="4E3DB1D0" w:rsidP="008C1827">
      <w:pPr>
        <w:pStyle w:val="ListParagraph"/>
        <w:numPr>
          <w:ilvl w:val="0"/>
          <w:numId w:val="34"/>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 xml:space="preserve">Kemampuan Skalabilitas: Sistem pembayaran harus dirancang untuk dapat dengan mudah disesuaikan dengan pertumbuhan Bisnis X-Pedisi. Ini berarti sistem harus </w:t>
      </w:r>
      <w:r w:rsidRPr="008C1827">
        <w:rPr>
          <w:rFonts w:ascii="Times New Roman" w:eastAsia="Times New Roman" w:hAnsi="Times New Roman" w:cs="Times New Roman"/>
        </w:rPr>
        <w:lastRenderedPageBreak/>
        <w:t>dapat menangani volume transaksi yang meningkat seiring dengan berkembangnya bisnis tanpa mengorbankan kinerja atau keamanan.</w:t>
      </w:r>
    </w:p>
    <w:p w14:paraId="2A17B5BC" w14:textId="4579354A" w:rsidR="4E3DB1D0" w:rsidRPr="008C1827" w:rsidRDefault="4E3DB1D0" w:rsidP="008C1827">
      <w:pPr>
        <w:pStyle w:val="ListParagraph"/>
        <w:numPr>
          <w:ilvl w:val="0"/>
          <w:numId w:val="34"/>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Dukungan untuk Pembayaran Internasional: Jika Bisnis X-Pedisi beroperasi secara internasional, sistem pembayaran harus mendukung pembayaran lintas batas dan berbagai mata uang. Ini memungkinkan perusahaan untuk menjangkau pasar global dengan lebih efektif dan memperlancar proses transaksi lintas negara.</w:t>
      </w:r>
    </w:p>
    <w:p w14:paraId="53D24DD3" w14:textId="4A795A17" w:rsidR="4E3DB1D0" w:rsidRPr="008C1827" w:rsidRDefault="4E3DB1D0" w:rsidP="008C1827">
      <w:pPr>
        <w:pStyle w:val="ListParagraph"/>
        <w:numPr>
          <w:ilvl w:val="0"/>
          <w:numId w:val="34"/>
        </w:numPr>
        <w:spacing w:before="240" w:after="240" w:line="360" w:lineRule="auto"/>
        <w:jc w:val="both"/>
        <w:rPr>
          <w:rFonts w:ascii="Times New Roman" w:eastAsia="Times New Roman" w:hAnsi="Times New Roman" w:cs="Times New Roman"/>
        </w:rPr>
      </w:pPr>
      <w:r w:rsidRPr="008C1827">
        <w:rPr>
          <w:rFonts w:ascii="Times New Roman" w:eastAsia="Times New Roman" w:hAnsi="Times New Roman" w:cs="Times New Roman"/>
        </w:rPr>
        <w:t>Layanan Pelanggan yang Responsif: Sistem pembayaran harus menyediakan layanan pelanggan yang responsif dan dapat diakses jika pelanggan mengalami masalah atau memiliki pertanyaan terkait pembayaran mereka. Ini membantu meningkatkan kepuasan pelanggan dan membangun hubungan yang kuat dengan mereka.</w:t>
      </w:r>
    </w:p>
    <w:p w14:paraId="233D8D3D" w14:textId="6F3F7BFB" w:rsidR="4E3DB1D0" w:rsidRPr="008C1827" w:rsidRDefault="4E3DB1D0" w:rsidP="008C1827">
      <w:pPr>
        <w:spacing w:before="240" w:after="240" w:line="360" w:lineRule="auto"/>
        <w:ind w:left="720" w:firstLine="720"/>
        <w:jc w:val="both"/>
        <w:rPr>
          <w:rFonts w:ascii="Times New Roman" w:eastAsia="Times New Roman" w:hAnsi="Times New Roman" w:cs="Times New Roman"/>
        </w:rPr>
      </w:pPr>
      <w:r w:rsidRPr="008C1827">
        <w:rPr>
          <w:rFonts w:ascii="Times New Roman" w:eastAsia="Times New Roman" w:hAnsi="Times New Roman" w:cs="Times New Roman"/>
        </w:rPr>
        <w:t>Dengan memperhatikan aspek-aspek tersebut, Bisnis X-Pedisi dapat mengembangkan sistem pembayaran yang handal, aman, dan efisien yang mendukung pertumbuhan bisnis mereka dan memenuhi kebutuhan pelanggan dengan baik.</w:t>
      </w:r>
    </w:p>
    <w:p w14:paraId="7F5409D3" w14:textId="3357CC4D" w:rsidR="00EF67EB" w:rsidRPr="008C1827" w:rsidRDefault="00EF67EB" w:rsidP="008C1827">
      <w:pPr>
        <w:spacing w:before="240" w:after="240" w:line="360" w:lineRule="auto"/>
        <w:ind w:left="720" w:firstLine="720"/>
        <w:jc w:val="center"/>
        <w:rPr>
          <w:rFonts w:ascii="Times New Roman" w:eastAsia="Times New Roman" w:hAnsi="Times New Roman" w:cs="Times New Roman"/>
        </w:rPr>
      </w:pPr>
    </w:p>
    <w:p w14:paraId="1CA23543" w14:textId="59C8B13F" w:rsidR="7C3EC760" w:rsidRPr="008C1827" w:rsidRDefault="7C3EC760" w:rsidP="008C1827">
      <w:pPr>
        <w:spacing w:line="360" w:lineRule="auto"/>
        <w:rPr>
          <w:rFonts w:ascii="Times New Roman" w:hAnsi="Times New Roman" w:cs="Times New Roman"/>
        </w:rPr>
      </w:pPr>
      <w:r w:rsidRPr="008C1827">
        <w:rPr>
          <w:rFonts w:ascii="Times New Roman" w:hAnsi="Times New Roman" w:cs="Times New Roman"/>
        </w:rPr>
        <w:br w:type="page"/>
      </w:r>
    </w:p>
    <w:p w14:paraId="28708FD7" w14:textId="77777777" w:rsidR="002A3BAE" w:rsidRPr="008C1827" w:rsidRDefault="39085E8D" w:rsidP="008C1827">
      <w:pPr>
        <w:pStyle w:val="paragraph"/>
        <w:spacing w:before="0" w:beforeAutospacing="0" w:after="0" w:afterAutospacing="0" w:line="360" w:lineRule="auto"/>
        <w:jc w:val="center"/>
        <w:textAlignment w:val="baseline"/>
        <w:rPr>
          <w:b/>
          <w:bCs/>
          <w:sz w:val="22"/>
          <w:szCs w:val="22"/>
        </w:rPr>
      </w:pPr>
      <w:r w:rsidRPr="008C1827">
        <w:rPr>
          <w:rStyle w:val="normaltextrun"/>
          <w:b/>
          <w:bCs/>
          <w:sz w:val="22"/>
          <w:szCs w:val="22"/>
          <w:lang w:val="id-ID"/>
        </w:rPr>
        <w:lastRenderedPageBreak/>
        <w:t>BAB IV</w:t>
      </w:r>
      <w:r w:rsidRPr="008C1827">
        <w:rPr>
          <w:rStyle w:val="eop"/>
          <w:b/>
          <w:bCs/>
          <w:sz w:val="22"/>
          <w:szCs w:val="22"/>
        </w:rPr>
        <w:t> </w:t>
      </w:r>
    </w:p>
    <w:p w14:paraId="6D8241FE" w14:textId="6C9A87E8" w:rsidR="006B3552" w:rsidRPr="008C1827" w:rsidRDefault="4409B89A" w:rsidP="008C1827">
      <w:pPr>
        <w:pStyle w:val="paragraph"/>
        <w:spacing w:before="0" w:beforeAutospacing="0" w:after="0" w:afterAutospacing="0" w:line="360" w:lineRule="auto"/>
        <w:jc w:val="center"/>
        <w:textAlignment w:val="baseline"/>
        <w:rPr>
          <w:rStyle w:val="normaltextrun"/>
          <w:b/>
          <w:bCs/>
          <w:sz w:val="22"/>
          <w:szCs w:val="22"/>
          <w:lang w:val="id-ID"/>
        </w:rPr>
      </w:pPr>
      <w:r w:rsidRPr="008C1827">
        <w:rPr>
          <w:rStyle w:val="normaltextrun"/>
          <w:b/>
          <w:bCs/>
          <w:sz w:val="22"/>
          <w:szCs w:val="22"/>
          <w:lang w:val="id-ID"/>
        </w:rPr>
        <w:t>Commerce In Action</w:t>
      </w:r>
    </w:p>
    <w:p w14:paraId="285CA55B" w14:textId="77777777" w:rsidR="002F3229" w:rsidRPr="008C1827" w:rsidRDefault="002F3229" w:rsidP="008C1827">
      <w:pPr>
        <w:pStyle w:val="paragraph"/>
        <w:spacing w:before="0" w:beforeAutospacing="0" w:after="0" w:afterAutospacing="0" w:line="360" w:lineRule="auto"/>
        <w:jc w:val="both"/>
        <w:textAlignment w:val="baseline"/>
        <w:rPr>
          <w:rStyle w:val="normaltextrun"/>
          <w:b/>
          <w:bCs/>
          <w:sz w:val="22"/>
          <w:szCs w:val="22"/>
          <w:lang w:val="id-ID"/>
        </w:rPr>
      </w:pPr>
    </w:p>
    <w:p w14:paraId="270F6064" w14:textId="755B4DEC" w:rsidR="006B3552" w:rsidRPr="008C1827" w:rsidRDefault="002F3229" w:rsidP="008C1827">
      <w:pPr>
        <w:pStyle w:val="paragraph"/>
        <w:spacing w:before="0" w:beforeAutospacing="0" w:after="0" w:afterAutospacing="0" w:line="360" w:lineRule="auto"/>
        <w:jc w:val="both"/>
        <w:textAlignment w:val="baseline"/>
        <w:rPr>
          <w:rStyle w:val="normaltextrun"/>
          <w:b/>
          <w:bCs/>
          <w:sz w:val="22"/>
          <w:szCs w:val="22"/>
          <w:lang w:val="id-ID"/>
        </w:rPr>
      </w:pPr>
      <w:r w:rsidRPr="008C1827">
        <w:rPr>
          <w:rStyle w:val="normaltextrun"/>
          <w:b/>
          <w:bCs/>
          <w:lang w:val="id-ID"/>
        </w:rPr>
        <w:tab/>
      </w:r>
    </w:p>
    <w:p w14:paraId="551837FD" w14:textId="14793566" w:rsidR="006B3552" w:rsidRPr="008C1827" w:rsidRDefault="007A6EA4" w:rsidP="008C1827">
      <w:pPr>
        <w:pStyle w:val="paragraph"/>
        <w:numPr>
          <w:ilvl w:val="0"/>
          <w:numId w:val="24"/>
        </w:numPr>
        <w:spacing w:before="0" w:beforeAutospacing="0" w:after="0" w:afterAutospacing="0" w:line="360" w:lineRule="auto"/>
        <w:ind w:hanging="720"/>
        <w:jc w:val="both"/>
        <w:rPr>
          <w:b/>
          <w:bCs/>
          <w:sz w:val="22"/>
          <w:szCs w:val="22"/>
          <w:lang w:val="id-ID"/>
        </w:rPr>
      </w:pPr>
      <w:r w:rsidRPr="008C1827">
        <w:rPr>
          <w:b/>
          <w:bCs/>
          <w:sz w:val="22"/>
          <w:szCs w:val="22"/>
          <w:lang w:val="id-ID"/>
        </w:rPr>
        <w:t xml:space="preserve">E-Commerce and </w:t>
      </w:r>
      <w:r w:rsidR="00CE5491" w:rsidRPr="008C1827">
        <w:rPr>
          <w:b/>
          <w:bCs/>
          <w:sz w:val="22"/>
          <w:szCs w:val="22"/>
          <w:lang w:val="id-ID"/>
        </w:rPr>
        <w:t>Industry Value Chains</w:t>
      </w:r>
    </w:p>
    <w:p w14:paraId="729FD015" w14:textId="2F90D191" w:rsidR="443C65E5" w:rsidRPr="008C1827" w:rsidRDefault="443C65E5" w:rsidP="008C1827">
      <w:pPr>
        <w:pStyle w:val="paragraph"/>
        <w:spacing w:before="0" w:beforeAutospacing="0" w:after="0" w:afterAutospacing="0" w:line="360" w:lineRule="auto"/>
        <w:jc w:val="both"/>
        <w:rPr>
          <w:sz w:val="22"/>
          <w:szCs w:val="22"/>
        </w:rPr>
      </w:pPr>
    </w:p>
    <w:p w14:paraId="791D54B7" w14:textId="05D0B18D" w:rsidR="27F3C3E0" w:rsidRPr="008C1827" w:rsidRDefault="4C38E489" w:rsidP="008C1827">
      <w:pPr>
        <w:pStyle w:val="paragraph"/>
        <w:spacing w:before="0" w:beforeAutospacing="0" w:after="0" w:afterAutospacing="0" w:line="360" w:lineRule="auto"/>
        <w:jc w:val="both"/>
        <w:rPr>
          <w:b/>
          <w:bCs/>
          <w:sz w:val="22"/>
          <w:szCs w:val="22"/>
          <w:lang w:val="id-ID"/>
        </w:rPr>
      </w:pPr>
      <w:r w:rsidRPr="008C1827">
        <w:rPr>
          <w:sz w:val="22"/>
          <w:szCs w:val="22"/>
          <w:lang w:val="id-ID"/>
        </w:rPr>
        <w:t xml:space="preserve"> </w:t>
      </w:r>
      <w:r w:rsidRPr="008C1827">
        <w:tab/>
      </w:r>
      <w:r w:rsidR="27F3C3E0" w:rsidRPr="008C1827">
        <w:rPr>
          <w:sz w:val="22"/>
          <w:szCs w:val="22"/>
          <w:lang w:val="id-ID"/>
        </w:rPr>
        <w:t>Dalam konteks bisnis X-Pedisi, yang mungkin merupakan platform atau layanan logistik dan pengiriman, penerapan konsep E-Commerce dan Industry Value Chains akan melibatkan beberapa aspek penting</w:t>
      </w:r>
    </w:p>
    <w:p w14:paraId="6197CF3E" w14:textId="3C64DE65" w:rsidR="7C5DEC5D" w:rsidRPr="008C1827" w:rsidRDefault="7C5DEC5D" w:rsidP="008C1827">
      <w:pPr>
        <w:pStyle w:val="paragraph"/>
        <w:spacing w:before="0" w:beforeAutospacing="0" w:after="0" w:afterAutospacing="0" w:line="360" w:lineRule="auto"/>
        <w:jc w:val="both"/>
        <w:rPr>
          <w:b/>
          <w:bCs/>
          <w:sz w:val="22"/>
          <w:szCs w:val="22"/>
          <w:lang w:val="id-ID"/>
        </w:rPr>
      </w:pPr>
    </w:p>
    <w:p w14:paraId="455AEA8B" w14:textId="0B953D7D" w:rsidR="0B4D59DF" w:rsidRPr="008C1827" w:rsidRDefault="0B4D59DF" w:rsidP="008C1827">
      <w:pPr>
        <w:pStyle w:val="paragraph"/>
        <w:numPr>
          <w:ilvl w:val="0"/>
          <w:numId w:val="26"/>
        </w:numPr>
        <w:spacing w:before="0" w:beforeAutospacing="0" w:after="0" w:afterAutospacing="0" w:line="360" w:lineRule="auto"/>
        <w:jc w:val="both"/>
        <w:rPr>
          <w:b/>
          <w:bCs/>
          <w:sz w:val="22"/>
          <w:szCs w:val="22"/>
          <w:lang w:val="id-ID"/>
        </w:rPr>
      </w:pPr>
      <w:r w:rsidRPr="008C1827">
        <w:rPr>
          <w:sz w:val="22"/>
          <w:szCs w:val="22"/>
          <w:lang w:val="id-ID"/>
        </w:rPr>
        <w:t>E-Commerce Value Chain</w:t>
      </w:r>
    </w:p>
    <w:p w14:paraId="0E9FA7E8" w14:textId="477CEB20" w:rsidR="3EB20962" w:rsidRPr="008C1827" w:rsidRDefault="3EB20962" w:rsidP="008C1827">
      <w:pPr>
        <w:pStyle w:val="paragraph"/>
        <w:spacing w:before="0" w:beforeAutospacing="0" w:after="0" w:afterAutospacing="0" w:line="360" w:lineRule="auto"/>
        <w:jc w:val="both"/>
        <w:rPr>
          <w:sz w:val="22"/>
          <w:szCs w:val="22"/>
        </w:rPr>
      </w:pPr>
    </w:p>
    <w:p w14:paraId="290E3B3E" w14:textId="1863CF99" w:rsidR="5144B3AE" w:rsidRPr="008C1827" w:rsidRDefault="6C12BBB1" w:rsidP="008C1827">
      <w:pPr>
        <w:pStyle w:val="paragraph"/>
        <w:spacing w:before="0" w:beforeAutospacing="0" w:after="0" w:afterAutospacing="0" w:line="360" w:lineRule="auto"/>
        <w:ind w:firstLine="720"/>
        <w:jc w:val="both"/>
        <w:rPr>
          <w:b/>
          <w:bCs/>
          <w:sz w:val="22"/>
          <w:szCs w:val="22"/>
          <w:lang w:val="id-ID"/>
        </w:rPr>
      </w:pPr>
      <w:r w:rsidRPr="008C1827">
        <w:rPr>
          <w:sz w:val="22"/>
          <w:szCs w:val="22"/>
        </w:rPr>
        <w:t>Bisnis X-pedisi proses pembelian dan penjualan produk atau layanan melalui jaringan elektronik, terutama internet. Ini mencakup berbagai aktivitas seperti pemesanan online, pembayaran elektronik, manajemen inventaris, dan layanan pelanggan. E-commerce memungkinkan bisnis untuk menjangkau pasar global, meningkatkan efisiensi operasi, dan memberikan kemudahan kepada konsumen dalam berbelanja. Berikut beberapa proses yang di perlukan dalam tahapan pembuatan E-Commerce Value, diantaranya:</w:t>
      </w:r>
    </w:p>
    <w:p w14:paraId="6EDE8088" w14:textId="5D866549" w:rsidR="16C0D4CD" w:rsidRPr="008C1827" w:rsidRDefault="16C0D4CD" w:rsidP="008C1827">
      <w:pPr>
        <w:pStyle w:val="paragraph"/>
        <w:spacing w:before="0" w:beforeAutospacing="0" w:after="0" w:afterAutospacing="0" w:line="360" w:lineRule="auto"/>
        <w:ind w:firstLine="720"/>
        <w:jc w:val="both"/>
        <w:rPr>
          <w:sz w:val="22"/>
          <w:szCs w:val="22"/>
          <w:lang w:val="id-ID"/>
        </w:rPr>
      </w:pPr>
    </w:p>
    <w:p w14:paraId="6284AF0E" w14:textId="1BDF4C3B" w:rsidR="29EF4AD9" w:rsidRPr="008C1827" w:rsidRDefault="153A3770" w:rsidP="008C1827">
      <w:pPr>
        <w:pStyle w:val="paragraph"/>
        <w:numPr>
          <w:ilvl w:val="0"/>
          <w:numId w:val="28"/>
        </w:numPr>
        <w:spacing w:before="0" w:beforeAutospacing="0" w:after="0" w:afterAutospacing="0" w:line="360" w:lineRule="auto"/>
        <w:jc w:val="both"/>
        <w:rPr>
          <w:sz w:val="22"/>
          <w:szCs w:val="22"/>
          <w:lang w:val="id-ID"/>
        </w:rPr>
      </w:pPr>
      <w:r w:rsidRPr="008C1827">
        <w:rPr>
          <w:i/>
          <w:iCs/>
          <w:color w:val="000000" w:themeColor="text1"/>
          <w:sz w:val="22"/>
          <w:szCs w:val="22"/>
          <w:lang w:val="id-ID"/>
        </w:rPr>
        <w:t>Platform E-Commerce Online</w:t>
      </w:r>
    </w:p>
    <w:p w14:paraId="08B4AA4E" w14:textId="1C4B935D" w:rsidR="60AC0C6F" w:rsidRPr="008C1827" w:rsidRDefault="19742B21" w:rsidP="008C1827">
      <w:pPr>
        <w:pStyle w:val="paragraph"/>
        <w:spacing w:before="0" w:beforeAutospacing="0" w:after="0" w:afterAutospacing="0" w:line="360" w:lineRule="auto"/>
        <w:ind w:left="720" w:firstLine="720"/>
        <w:jc w:val="both"/>
        <w:rPr>
          <w:sz w:val="22"/>
          <w:szCs w:val="22"/>
          <w:lang w:val="id-ID"/>
        </w:rPr>
      </w:pPr>
      <w:r w:rsidRPr="008C1827">
        <w:rPr>
          <w:sz w:val="22"/>
          <w:szCs w:val="22"/>
          <w:lang w:val="id-ID"/>
        </w:rPr>
        <w:t>X-Pedisi dapat mengembangkan platform e-commerce yang memungkinkan pelanggan untuk mengakses layanan pengiriman dan logistik secara online. Platform ini akan mencakup fitur-fitur seperti pemesanan layanan pengiriman, pelacakan paket secara real-time, pembayaran online, dan dukungan pelanggan. Dengan adanya platform e-commerce, X-Pedisi dapat meningkatkan kemudahan dan kenyamanan bagi pelanggan, serta memperluas jangkauan pasarnya.</w:t>
      </w:r>
    </w:p>
    <w:p w14:paraId="07D51CCD" w14:textId="60FC6F3A" w:rsidR="7CD5FC59" w:rsidRPr="008C1827" w:rsidRDefault="7CD5FC59" w:rsidP="008C1827">
      <w:pPr>
        <w:pStyle w:val="paragraph"/>
        <w:spacing w:before="0" w:beforeAutospacing="0" w:after="0" w:afterAutospacing="0" w:line="360" w:lineRule="auto"/>
        <w:jc w:val="both"/>
        <w:rPr>
          <w:sz w:val="22"/>
          <w:szCs w:val="22"/>
          <w:lang w:val="id-ID"/>
        </w:rPr>
      </w:pPr>
    </w:p>
    <w:p w14:paraId="4520015A" w14:textId="2841A3F4" w:rsidR="00FF25C2" w:rsidRPr="008C1827" w:rsidRDefault="00FF25C2" w:rsidP="008C1827">
      <w:pPr>
        <w:pStyle w:val="paragraph"/>
        <w:numPr>
          <w:ilvl w:val="0"/>
          <w:numId w:val="28"/>
        </w:numPr>
        <w:spacing w:before="0" w:beforeAutospacing="0" w:after="0" w:afterAutospacing="0" w:line="360" w:lineRule="auto"/>
        <w:jc w:val="both"/>
        <w:rPr>
          <w:sz w:val="22"/>
          <w:szCs w:val="22"/>
          <w:lang w:val="id-ID"/>
        </w:rPr>
      </w:pPr>
      <w:r w:rsidRPr="008C1827">
        <w:rPr>
          <w:sz w:val="22"/>
          <w:szCs w:val="22"/>
          <w:lang w:val="id-ID"/>
        </w:rPr>
        <w:t>Order Management</w:t>
      </w:r>
    </w:p>
    <w:p w14:paraId="142C5C67" w14:textId="623BFFA0" w:rsidR="0B4D59DF" w:rsidRPr="008C1827" w:rsidRDefault="6E2A7227" w:rsidP="008C1827">
      <w:pPr>
        <w:pStyle w:val="paragraph"/>
        <w:spacing w:before="0" w:beforeAutospacing="0" w:after="0" w:afterAutospacing="0" w:line="360" w:lineRule="auto"/>
        <w:ind w:left="720" w:firstLine="720"/>
        <w:jc w:val="both"/>
        <w:rPr>
          <w:sz w:val="22"/>
          <w:szCs w:val="22"/>
          <w:lang w:val="id-ID"/>
        </w:rPr>
      </w:pPr>
      <w:r w:rsidRPr="008C1827">
        <w:rPr>
          <w:sz w:val="22"/>
          <w:szCs w:val="22"/>
        </w:rPr>
        <w:t xml:space="preserve">Bisnis X-Pedisi akan mengembangkan sebuah sistem manajemen pesanan yang canggih dan komprehensif untuk memfasilitasi berbagai fungsi penting bagi penggunanya. Sistem ini akan menawarkan dashboard interaktif yang dapat disesuaikan, pengecekan pesanan yang detail, serta sistem pembayaran yang aman dan terintegrasi dengan berbagai metode. Selain itu, pengguna dapat </w:t>
      </w:r>
      <w:r w:rsidRPr="008C1827">
        <w:rPr>
          <w:sz w:val="22"/>
          <w:szCs w:val="22"/>
        </w:rPr>
        <w:lastRenderedPageBreak/>
        <w:t>menjadwalkan penjemputan barang dengan fleksibel dan melacak pengiriman secara real-time. Layanan pelanggan akan didukung oleh manajemen pengguna yang lengkap dan sistem tiket untuk menangani pertanyaan atau keluhan. Analitik dan laporan penjualan yang terperinci akan membantu pengguna dalam menganalisis kinerja bisnis. Sistem ini juga menyediakan API untuk integrasi dengan berbagai platform e-commerce, ERP, dan CRM, serta menjamin keamanan dan kepatuhan dengan regulasi data pribadi. Dengan fitur-fitur ini, sistem manajemen pesanan X-Pedisi akan meningkatkan efisiensi operasional, kepuasan pelanggan, dan kepercayaan terhadap layanan yang diberikan.</w:t>
      </w:r>
    </w:p>
    <w:p w14:paraId="624725FD" w14:textId="0DEADF50" w:rsidR="5144B3AE" w:rsidRPr="008C1827" w:rsidRDefault="5144B3AE" w:rsidP="008C1827">
      <w:pPr>
        <w:pStyle w:val="paragraph"/>
        <w:spacing w:before="0" w:beforeAutospacing="0" w:after="0" w:afterAutospacing="0" w:line="360" w:lineRule="auto"/>
        <w:jc w:val="both"/>
        <w:rPr>
          <w:b/>
          <w:bCs/>
          <w:sz w:val="22"/>
          <w:szCs w:val="22"/>
          <w:lang w:val="id-ID"/>
        </w:rPr>
      </w:pPr>
    </w:p>
    <w:p w14:paraId="5284902C" w14:textId="0AE37800" w:rsidR="79D68872" w:rsidRPr="008C1827" w:rsidRDefault="1C8DC87E" w:rsidP="008C1827">
      <w:pPr>
        <w:pStyle w:val="paragraph"/>
        <w:numPr>
          <w:ilvl w:val="0"/>
          <w:numId w:val="28"/>
        </w:numPr>
        <w:spacing w:before="0" w:beforeAutospacing="0" w:after="0" w:afterAutospacing="0" w:line="360" w:lineRule="auto"/>
        <w:jc w:val="both"/>
        <w:rPr>
          <w:sz w:val="22"/>
          <w:szCs w:val="22"/>
          <w:lang w:val="id-ID"/>
        </w:rPr>
      </w:pPr>
      <w:r w:rsidRPr="008C1827">
        <w:rPr>
          <w:sz w:val="22"/>
          <w:szCs w:val="22"/>
          <w:lang w:val="id-ID"/>
        </w:rPr>
        <w:t>Customer Service</w:t>
      </w:r>
    </w:p>
    <w:p w14:paraId="0AFC0F9C" w14:textId="2079DFE7" w:rsidR="63C5BF77" w:rsidRPr="008C1827" w:rsidRDefault="6B0A8564" w:rsidP="008C1827">
      <w:pPr>
        <w:pStyle w:val="paragraph"/>
        <w:spacing w:before="0" w:beforeAutospacing="0" w:after="0" w:afterAutospacing="0" w:line="360" w:lineRule="auto"/>
        <w:ind w:left="720" w:firstLine="720"/>
        <w:jc w:val="both"/>
        <w:rPr>
          <w:sz w:val="22"/>
          <w:szCs w:val="22"/>
        </w:rPr>
      </w:pPr>
      <w:r w:rsidRPr="008C1827">
        <w:rPr>
          <w:sz w:val="22"/>
          <w:szCs w:val="22"/>
        </w:rPr>
        <w:t>Bisnis X-Pedisi akan mengembangkan sistem dukungan pelanggan yang komprehensif dan canggih melalui chat, email, dan telepon. Sistem ini akan menggunakan chatbot berbasis AI untuk pertanyaan umum dan agen manusia untuk masalah kompleks. Email akan dikelola dengan perangkat lunak manajemen tiket untuk memastikan tanggapan yang cepat dan terorganisir, sementara layanan telepon akan menggunakan sistem IVR untuk mengarahkan panggilan dengan tepat dan merekam panggilan untuk analisis kualitas.</w:t>
      </w:r>
      <w:r w:rsidR="6873B4A5" w:rsidRPr="008C1827">
        <w:rPr>
          <w:sz w:val="22"/>
          <w:szCs w:val="22"/>
        </w:rPr>
        <w:t xml:space="preserve"> </w:t>
      </w:r>
      <w:r w:rsidRPr="008C1827">
        <w:rPr>
          <w:sz w:val="22"/>
          <w:szCs w:val="22"/>
        </w:rPr>
        <w:t>Feedback pelanggan akan dikumpulkan secara sistematis melalui survei dan dianalisis menggunakan alat analitik canggih untuk mengidentifikasi tren dan area peningkatan. Dashboard analitik akan menampilkan metrik kunci seperti waktu tanggapan rata-rata dan tingkat kepuasan pelanggan.</w:t>
      </w:r>
      <w:r w:rsidR="6873B4A5" w:rsidRPr="008C1827">
        <w:rPr>
          <w:sz w:val="22"/>
          <w:szCs w:val="22"/>
        </w:rPr>
        <w:t xml:space="preserve"> </w:t>
      </w:r>
      <w:r w:rsidRPr="008C1827">
        <w:rPr>
          <w:sz w:val="22"/>
          <w:szCs w:val="22"/>
        </w:rPr>
        <w:t>Dengan integrasi berbagai saluran dukungan dan teknologi analitik, sistem ini akan meningkatkan pengalaman pelanggan dan memungkinkan Bisnis X-Pedisi untuk terus mengoptimalkan layanannya berdasarkan masukan pelanggan</w:t>
      </w:r>
    </w:p>
    <w:p w14:paraId="5FC87020" w14:textId="3E793B6B" w:rsidR="648AF056" w:rsidRPr="008C1827" w:rsidRDefault="648AF056" w:rsidP="008C1827">
      <w:pPr>
        <w:pStyle w:val="paragraph"/>
        <w:spacing w:before="0" w:beforeAutospacing="0" w:after="0" w:afterAutospacing="0" w:line="360" w:lineRule="auto"/>
        <w:jc w:val="both"/>
        <w:rPr>
          <w:sz w:val="22"/>
          <w:szCs w:val="22"/>
          <w:lang w:val="id-ID"/>
        </w:rPr>
      </w:pPr>
    </w:p>
    <w:p w14:paraId="61112A1B" w14:textId="7EB23A5F" w:rsidR="6EAB1FEB" w:rsidRPr="008C1827" w:rsidRDefault="6EAB1FEB" w:rsidP="008C1827">
      <w:pPr>
        <w:pStyle w:val="paragraph"/>
        <w:numPr>
          <w:ilvl w:val="0"/>
          <w:numId w:val="28"/>
        </w:numPr>
        <w:spacing w:before="0" w:beforeAutospacing="0" w:after="0" w:afterAutospacing="0" w:line="360" w:lineRule="auto"/>
        <w:jc w:val="both"/>
        <w:rPr>
          <w:sz w:val="22"/>
          <w:szCs w:val="22"/>
        </w:rPr>
      </w:pPr>
      <w:r w:rsidRPr="008C1827">
        <w:rPr>
          <w:sz w:val="22"/>
          <w:szCs w:val="22"/>
        </w:rPr>
        <w:t>Logistik &amp; Distribusi</w:t>
      </w:r>
    </w:p>
    <w:p w14:paraId="79D3DE7F" w14:textId="0BC93A82" w:rsidR="024A7D7B" w:rsidRPr="008C1827" w:rsidRDefault="024A7D7B" w:rsidP="008C1827">
      <w:pPr>
        <w:pStyle w:val="paragraph"/>
        <w:spacing w:before="0" w:beforeAutospacing="0" w:after="0" w:afterAutospacing="0" w:line="360" w:lineRule="auto"/>
        <w:ind w:left="720" w:firstLine="720"/>
        <w:jc w:val="both"/>
        <w:rPr>
          <w:sz w:val="22"/>
          <w:szCs w:val="22"/>
          <w:lang w:val="id-ID"/>
        </w:rPr>
      </w:pPr>
      <w:r w:rsidRPr="008C1827">
        <w:rPr>
          <w:sz w:val="22"/>
          <w:szCs w:val="22"/>
          <w:lang w:val="id-ID"/>
        </w:rPr>
        <w:t>Bisnis X-Pedisi akan mengembangkan sistem logistik dan distribusi yang canggih dengan fokus pada manajemen armada, optimasi rute, dan pelacakan pengiriman real-time. Sistem ini akan memantau dan mengelola armada kendaraan secara efisien, mengoptimalkan rute pengiriman untuk menghemat waktu dan biaya, serta memberikan pelacakan pengiriman yang akurat kepada pelanggan. Dengan integrasi teknologi ini, Bisnis X-Pedisi akan meningkatkan efisiensi operasional dan kepuasan pelanggan.</w:t>
      </w:r>
    </w:p>
    <w:p w14:paraId="00E13012" w14:textId="28DB98C3" w:rsidR="7AE8B4F7" w:rsidRPr="008C1827" w:rsidRDefault="7AE8B4F7" w:rsidP="008C1827">
      <w:pPr>
        <w:pStyle w:val="paragraph"/>
        <w:spacing w:before="0" w:beforeAutospacing="0" w:after="0" w:afterAutospacing="0" w:line="360" w:lineRule="auto"/>
        <w:jc w:val="both"/>
        <w:rPr>
          <w:sz w:val="22"/>
          <w:szCs w:val="22"/>
          <w:lang w:val="id-ID"/>
        </w:rPr>
      </w:pPr>
    </w:p>
    <w:p w14:paraId="13D76DD5" w14:textId="2AECCF09" w:rsidR="024A7D7B" w:rsidRPr="008C1827" w:rsidRDefault="024A7D7B" w:rsidP="008C1827">
      <w:pPr>
        <w:pStyle w:val="paragraph"/>
        <w:numPr>
          <w:ilvl w:val="0"/>
          <w:numId w:val="28"/>
        </w:numPr>
        <w:spacing w:before="0" w:beforeAutospacing="0" w:after="0" w:afterAutospacing="0" w:line="360" w:lineRule="auto"/>
        <w:jc w:val="both"/>
        <w:rPr>
          <w:sz w:val="22"/>
          <w:szCs w:val="22"/>
          <w:lang w:val="id-ID"/>
        </w:rPr>
      </w:pPr>
      <w:r w:rsidRPr="008C1827">
        <w:rPr>
          <w:sz w:val="22"/>
          <w:szCs w:val="22"/>
          <w:lang w:val="id-ID"/>
        </w:rPr>
        <w:lastRenderedPageBreak/>
        <w:t>Pengantaran</w:t>
      </w:r>
    </w:p>
    <w:p w14:paraId="52B10EBA" w14:textId="64AC9508" w:rsidR="1D9CA355" w:rsidRPr="008C1827" w:rsidRDefault="1D9CA355" w:rsidP="008C1827">
      <w:pPr>
        <w:pStyle w:val="paragraph"/>
        <w:spacing w:before="0" w:beforeAutospacing="0" w:after="0" w:afterAutospacing="0" w:line="360" w:lineRule="auto"/>
        <w:jc w:val="both"/>
        <w:rPr>
          <w:sz w:val="22"/>
          <w:szCs w:val="22"/>
          <w:lang w:val="id-ID"/>
        </w:rPr>
      </w:pPr>
    </w:p>
    <w:p w14:paraId="6C4E81BE" w14:textId="58A4B29C" w:rsidR="1D9CA355" w:rsidRPr="008C1827" w:rsidRDefault="024A7D7B" w:rsidP="008C1827">
      <w:pPr>
        <w:pStyle w:val="paragraph"/>
        <w:spacing w:before="0" w:beforeAutospacing="0" w:after="0" w:afterAutospacing="0" w:line="360" w:lineRule="auto"/>
        <w:ind w:left="720" w:firstLine="720"/>
        <w:jc w:val="both"/>
        <w:rPr>
          <w:sz w:val="22"/>
          <w:szCs w:val="22"/>
          <w:lang w:val="id-ID"/>
        </w:rPr>
      </w:pPr>
      <w:r w:rsidRPr="008C1827">
        <w:rPr>
          <w:sz w:val="22"/>
          <w:szCs w:val="22"/>
          <w:lang w:val="id-ID"/>
        </w:rPr>
        <w:t xml:space="preserve">Bisnis X-Pedisi menawarkan layanan pengantaran dengan kurir terlatih untuk melakukan pickup dan pengiriman. Kami mengutamakan last-mile delivery yang aman dan tepat waktu, memastikan barang sampai ke tangan pelanggan dengan efisien dan tanpa masalah. Dengan kurir terlatih dan pendekatan last-mile delivery yang cermat, </w:t>
      </w:r>
      <w:r w:rsidR="2139E195" w:rsidRPr="008C1827">
        <w:rPr>
          <w:sz w:val="22"/>
          <w:szCs w:val="22"/>
          <w:lang w:val="id-ID"/>
        </w:rPr>
        <w:t xml:space="preserve">X-Pedisi </w:t>
      </w:r>
      <w:r w:rsidRPr="008C1827">
        <w:rPr>
          <w:sz w:val="22"/>
          <w:szCs w:val="22"/>
          <w:lang w:val="id-ID"/>
        </w:rPr>
        <w:t xml:space="preserve">berkomitmen untuk memberikan pengalaman pengantaran yang terpercaya dan memuaskan bagi pelanggan </w:t>
      </w:r>
      <w:r w:rsidR="17EEF9E3" w:rsidRPr="008C1827">
        <w:rPr>
          <w:sz w:val="22"/>
          <w:szCs w:val="22"/>
          <w:lang w:val="id-ID"/>
        </w:rPr>
        <w:t>X-Pedisi</w:t>
      </w:r>
      <w:r w:rsidRPr="008C1827">
        <w:rPr>
          <w:sz w:val="22"/>
          <w:szCs w:val="22"/>
          <w:lang w:val="id-ID"/>
        </w:rPr>
        <w:t>.</w:t>
      </w:r>
    </w:p>
    <w:p w14:paraId="118A491E" w14:textId="4961033A" w:rsidR="4A7D0ABD" w:rsidRPr="008C1827" w:rsidRDefault="4A7D0ABD" w:rsidP="008C1827">
      <w:pPr>
        <w:pStyle w:val="paragraph"/>
        <w:spacing w:before="0" w:beforeAutospacing="0" w:after="0" w:afterAutospacing="0" w:line="360" w:lineRule="auto"/>
        <w:jc w:val="both"/>
        <w:rPr>
          <w:sz w:val="22"/>
          <w:szCs w:val="22"/>
          <w:lang w:val="id-ID"/>
        </w:rPr>
      </w:pPr>
    </w:p>
    <w:p w14:paraId="355BC4EC" w14:textId="2CF9579F" w:rsidR="469DC134" w:rsidRPr="008C1827" w:rsidRDefault="024A7D7B" w:rsidP="008C1827">
      <w:pPr>
        <w:pStyle w:val="paragraph"/>
        <w:numPr>
          <w:ilvl w:val="0"/>
          <w:numId w:val="28"/>
        </w:numPr>
        <w:spacing w:before="0" w:beforeAutospacing="0" w:after="0" w:afterAutospacing="0" w:line="360" w:lineRule="auto"/>
        <w:jc w:val="both"/>
        <w:rPr>
          <w:sz w:val="22"/>
          <w:szCs w:val="22"/>
          <w:lang w:val="id-ID"/>
        </w:rPr>
      </w:pPr>
      <w:r w:rsidRPr="008C1827">
        <w:rPr>
          <w:sz w:val="22"/>
          <w:szCs w:val="22"/>
          <w:lang w:val="id-ID"/>
        </w:rPr>
        <w:t>After-Sales Servce</w:t>
      </w:r>
    </w:p>
    <w:p w14:paraId="5108CFBB" w14:textId="77777777" w:rsidR="005063F5" w:rsidRPr="008C1827" w:rsidRDefault="005063F5" w:rsidP="008C1827">
      <w:pPr>
        <w:pStyle w:val="paragraph"/>
        <w:spacing w:before="0" w:beforeAutospacing="0" w:after="0" w:afterAutospacing="0" w:line="360" w:lineRule="auto"/>
        <w:ind w:left="720"/>
        <w:jc w:val="both"/>
        <w:textAlignment w:val="baseline"/>
        <w:rPr>
          <w:b/>
          <w:bCs/>
          <w:sz w:val="22"/>
          <w:szCs w:val="22"/>
          <w:lang w:val="id-ID"/>
        </w:rPr>
      </w:pPr>
    </w:p>
    <w:p w14:paraId="52A3A5BD" w14:textId="4E6CC199" w:rsidR="1D232700" w:rsidRPr="008C1827" w:rsidRDefault="024A7D7B" w:rsidP="008C1827">
      <w:pPr>
        <w:pStyle w:val="paragraph"/>
        <w:spacing w:before="0" w:beforeAutospacing="0" w:after="0" w:afterAutospacing="0" w:line="360" w:lineRule="auto"/>
        <w:ind w:left="720" w:firstLine="720"/>
        <w:jc w:val="both"/>
        <w:rPr>
          <w:sz w:val="22"/>
          <w:szCs w:val="22"/>
        </w:rPr>
      </w:pPr>
      <w:r w:rsidRPr="008C1827">
        <w:rPr>
          <w:sz w:val="22"/>
          <w:szCs w:val="22"/>
        </w:rPr>
        <w:t xml:space="preserve">Bisnis X-Pedisi memberikan layanan purna jual yang komprehensif, termasuk penanganan keluhan dan prosedur pengembalian barang. </w:t>
      </w:r>
      <w:r w:rsidR="0F04DD5E" w:rsidRPr="008C1827">
        <w:rPr>
          <w:sz w:val="22"/>
          <w:szCs w:val="22"/>
        </w:rPr>
        <w:t>X-Pedisi</w:t>
      </w:r>
      <w:r w:rsidRPr="008C1827">
        <w:rPr>
          <w:sz w:val="22"/>
          <w:szCs w:val="22"/>
        </w:rPr>
        <w:t xml:space="preserve"> memahami pentingnya memastikan kepuasan pelanggan setelah pembelian, oleh karena itu, </w:t>
      </w:r>
      <w:r w:rsidR="7438A4CB" w:rsidRPr="008C1827">
        <w:rPr>
          <w:sz w:val="22"/>
          <w:szCs w:val="22"/>
        </w:rPr>
        <w:t>X-Pedisi</w:t>
      </w:r>
      <w:r w:rsidRPr="008C1827">
        <w:rPr>
          <w:sz w:val="22"/>
          <w:szCs w:val="22"/>
        </w:rPr>
        <w:t xml:space="preserve"> memiliki tim yang siap menangani keluhan dengan cepat dan efisien. Proses pengembalian barang </w:t>
      </w:r>
      <w:r w:rsidR="66D7E2E0" w:rsidRPr="008C1827">
        <w:rPr>
          <w:sz w:val="22"/>
          <w:szCs w:val="22"/>
        </w:rPr>
        <w:t>X-Pedisi</w:t>
      </w:r>
      <w:r w:rsidRPr="008C1827">
        <w:rPr>
          <w:sz w:val="22"/>
          <w:szCs w:val="22"/>
        </w:rPr>
        <w:t xml:space="preserve"> dirancang untuk memberikan kemudahan bagi pelanggan, dengan prosedur yang jelas dan transparan untuk memastikan bahwa barang dapat dikembalikan dengan lancar dan tanpa hambatan. Dengan layanan purna jual yang berkualitas, </w:t>
      </w:r>
      <w:r w:rsidR="7A2D443E" w:rsidRPr="008C1827">
        <w:rPr>
          <w:sz w:val="22"/>
          <w:szCs w:val="22"/>
        </w:rPr>
        <w:t>X-Pedisi</w:t>
      </w:r>
      <w:r w:rsidRPr="008C1827">
        <w:rPr>
          <w:sz w:val="22"/>
          <w:szCs w:val="22"/>
        </w:rPr>
        <w:t xml:space="preserve"> berkomitmen untuk menjaga kepercayaan pelanggan dan memastikan pengalaman belanja yang positif.</w:t>
      </w:r>
    </w:p>
    <w:p w14:paraId="4BD78C37" w14:textId="04BAA495" w:rsidR="0063CEE2" w:rsidRPr="008C1827" w:rsidRDefault="0063CEE2" w:rsidP="008C1827">
      <w:pPr>
        <w:pStyle w:val="paragraph"/>
        <w:spacing w:before="0" w:beforeAutospacing="0" w:after="0" w:afterAutospacing="0" w:line="360" w:lineRule="auto"/>
        <w:ind w:left="720"/>
        <w:jc w:val="both"/>
        <w:rPr>
          <w:b/>
          <w:bCs/>
          <w:sz w:val="22"/>
          <w:szCs w:val="22"/>
          <w:lang w:val="id-ID"/>
        </w:rPr>
      </w:pPr>
    </w:p>
    <w:p w14:paraId="0F060969" w14:textId="4C5FC836" w:rsidR="00F4AD2C" w:rsidRPr="008C1827" w:rsidRDefault="024A7D7B" w:rsidP="008C1827">
      <w:pPr>
        <w:pStyle w:val="paragraph"/>
        <w:numPr>
          <w:ilvl w:val="0"/>
          <w:numId w:val="26"/>
        </w:numPr>
        <w:spacing w:before="0" w:beforeAutospacing="0" w:after="0" w:afterAutospacing="0" w:line="360" w:lineRule="auto"/>
        <w:jc w:val="both"/>
        <w:rPr>
          <w:b/>
          <w:bCs/>
          <w:sz w:val="22"/>
          <w:szCs w:val="22"/>
          <w:lang w:val="id-ID"/>
        </w:rPr>
      </w:pPr>
      <w:r w:rsidRPr="008C1827">
        <w:rPr>
          <w:b/>
          <w:bCs/>
          <w:sz w:val="22"/>
          <w:szCs w:val="22"/>
          <w:lang w:val="id-ID"/>
        </w:rPr>
        <w:t>Industry Value Chain</w:t>
      </w:r>
    </w:p>
    <w:p w14:paraId="63E3AF83" w14:textId="78A1FDD3" w:rsidR="63D5CB5E" w:rsidRPr="008C1827" w:rsidRDefault="63D5CB5E" w:rsidP="008C1827">
      <w:pPr>
        <w:pStyle w:val="paragraph"/>
        <w:spacing w:before="0" w:beforeAutospacing="0" w:after="0" w:afterAutospacing="0" w:line="360" w:lineRule="auto"/>
        <w:jc w:val="both"/>
        <w:rPr>
          <w:b/>
          <w:bCs/>
          <w:sz w:val="22"/>
          <w:szCs w:val="22"/>
          <w:lang w:val="id-ID"/>
        </w:rPr>
      </w:pPr>
    </w:p>
    <w:p w14:paraId="06A498A9" w14:textId="39E97B51" w:rsidR="483D2FB3" w:rsidRPr="008C1827" w:rsidRDefault="483D2FB3" w:rsidP="008C1827">
      <w:pPr>
        <w:pStyle w:val="paragraph"/>
        <w:spacing w:before="0" w:beforeAutospacing="0" w:after="0" w:afterAutospacing="0" w:line="360" w:lineRule="auto"/>
        <w:ind w:firstLine="720"/>
        <w:jc w:val="both"/>
        <w:rPr>
          <w:b/>
          <w:bCs/>
          <w:sz w:val="22"/>
          <w:szCs w:val="22"/>
          <w:lang w:val="id-ID"/>
        </w:rPr>
      </w:pPr>
      <w:r w:rsidRPr="008C1827">
        <w:rPr>
          <w:sz w:val="22"/>
          <w:szCs w:val="22"/>
        </w:rPr>
        <w:t>Industry Value Chain merupakan rangkaian aktivitas atau proses yang dilakukan oleh perusahaan atau industri untuk menghasilkan produk atau layanan yang bernilai bagi pelanggan. Setiap tahapan dalam rantai nilai (value chain) menambah nilai pada produk atau layanan, mulai dari penelitian dan pengembangan, produksi, pemasaran, distribusi, hingga layanan purna jual. Rantai nilai industri membantu perusahaan memahami dan mengoptimalkan setiap aspek operasionalnya untuk meningkatkan efisiensi dan daya saing. Rangkaian yang ada meliputi;</w:t>
      </w:r>
    </w:p>
    <w:p w14:paraId="29385C75" w14:textId="46BCEF60" w:rsidR="483D2FB3" w:rsidRPr="008C1827" w:rsidRDefault="483D2FB3" w:rsidP="008C1827">
      <w:pPr>
        <w:pStyle w:val="paragraph"/>
        <w:spacing w:before="0" w:beforeAutospacing="0" w:after="0" w:afterAutospacing="0" w:line="360" w:lineRule="auto"/>
        <w:ind w:firstLine="720"/>
        <w:jc w:val="both"/>
        <w:rPr>
          <w:b/>
          <w:bCs/>
          <w:sz w:val="22"/>
          <w:szCs w:val="22"/>
          <w:lang w:val="id-ID"/>
        </w:rPr>
      </w:pPr>
    </w:p>
    <w:p w14:paraId="724B3651" w14:textId="7D9796F7" w:rsidR="47D086C9" w:rsidRPr="008C1827" w:rsidRDefault="483D2FB3" w:rsidP="008C1827">
      <w:pPr>
        <w:pStyle w:val="paragraph"/>
        <w:numPr>
          <w:ilvl w:val="0"/>
          <w:numId w:val="30"/>
        </w:numPr>
        <w:spacing w:before="0" w:beforeAutospacing="0" w:after="0" w:afterAutospacing="0" w:line="360" w:lineRule="auto"/>
        <w:jc w:val="both"/>
        <w:rPr>
          <w:sz w:val="22"/>
          <w:szCs w:val="22"/>
          <w:lang w:val="id-ID"/>
        </w:rPr>
      </w:pPr>
      <w:r w:rsidRPr="008C1827">
        <w:rPr>
          <w:sz w:val="22"/>
          <w:szCs w:val="22"/>
          <w:lang w:val="id-ID"/>
        </w:rPr>
        <w:t>Inbound Logistics</w:t>
      </w:r>
    </w:p>
    <w:p w14:paraId="139C7D38" w14:textId="5CC89D69" w:rsidR="483D2FB3" w:rsidRPr="008C1827" w:rsidRDefault="483D2FB3" w:rsidP="008C1827">
      <w:pPr>
        <w:pStyle w:val="paragraph"/>
        <w:spacing w:before="0" w:beforeAutospacing="0" w:after="0" w:afterAutospacing="0" w:line="360" w:lineRule="auto"/>
        <w:ind w:left="720" w:firstLine="720"/>
        <w:jc w:val="both"/>
        <w:rPr>
          <w:sz w:val="22"/>
          <w:szCs w:val="22"/>
          <w:lang w:val="id-ID"/>
        </w:rPr>
      </w:pPr>
      <w:r w:rsidRPr="008C1827">
        <w:rPr>
          <w:sz w:val="22"/>
          <w:szCs w:val="22"/>
        </w:rPr>
        <w:t xml:space="preserve">Bisnis X-Pedisi mengelola logistik masuk dengan fokus pada pengadaan bahan dan perlengkapan pengemasan, serta manajemen hubungan dengan pemasok. </w:t>
      </w:r>
      <w:r w:rsidR="51A6EA8F" w:rsidRPr="008C1827">
        <w:rPr>
          <w:sz w:val="22"/>
          <w:szCs w:val="22"/>
        </w:rPr>
        <w:t>X-Pedisi</w:t>
      </w:r>
      <w:r w:rsidRPr="008C1827">
        <w:rPr>
          <w:sz w:val="22"/>
          <w:szCs w:val="22"/>
        </w:rPr>
        <w:t xml:space="preserve"> memastikan pasokan bahan baku dan perlengkapan </w:t>
      </w:r>
      <w:r w:rsidRPr="008C1827">
        <w:rPr>
          <w:sz w:val="22"/>
          <w:szCs w:val="22"/>
        </w:rPr>
        <w:lastRenderedPageBreak/>
        <w:t xml:space="preserve">pengemasan tersedia secara tepat waktu dan dalam kondisi yang baik untuk mendukung operasi </w:t>
      </w:r>
      <w:r w:rsidR="68040430" w:rsidRPr="008C1827">
        <w:rPr>
          <w:sz w:val="22"/>
          <w:szCs w:val="22"/>
        </w:rPr>
        <w:t>X-Pedisi</w:t>
      </w:r>
      <w:r w:rsidRPr="008C1827">
        <w:rPr>
          <w:sz w:val="22"/>
          <w:szCs w:val="22"/>
        </w:rPr>
        <w:t xml:space="preserve">. Selain itu, </w:t>
      </w:r>
      <w:r w:rsidR="179B024C" w:rsidRPr="008C1827">
        <w:rPr>
          <w:sz w:val="22"/>
          <w:szCs w:val="22"/>
        </w:rPr>
        <w:t>X-Pedisi</w:t>
      </w:r>
      <w:r w:rsidRPr="008C1827">
        <w:rPr>
          <w:sz w:val="22"/>
          <w:szCs w:val="22"/>
        </w:rPr>
        <w:t xml:space="preserve"> menjaga hubungan yang kuat dan saling menguntungkan dengan pemasok </w:t>
      </w:r>
      <w:r w:rsidR="4F0CEB89" w:rsidRPr="008C1827">
        <w:rPr>
          <w:sz w:val="22"/>
          <w:szCs w:val="22"/>
        </w:rPr>
        <w:t>X-Pedisi</w:t>
      </w:r>
      <w:r w:rsidRPr="008C1827">
        <w:rPr>
          <w:sz w:val="22"/>
          <w:szCs w:val="22"/>
        </w:rPr>
        <w:t xml:space="preserve">, memastikan kerjasama yang berkelanjutan dan peningkatan kualitas layanan. Dengan pengelolaan logistik masuk yang efisien dan hubungan yang baik dengan pemasok, </w:t>
      </w:r>
      <w:r w:rsidR="4A964623" w:rsidRPr="008C1827">
        <w:rPr>
          <w:sz w:val="22"/>
          <w:szCs w:val="22"/>
        </w:rPr>
        <w:t>X-Pedisi</w:t>
      </w:r>
      <w:r w:rsidRPr="008C1827">
        <w:rPr>
          <w:sz w:val="22"/>
          <w:szCs w:val="22"/>
        </w:rPr>
        <w:t xml:space="preserve"> dapat menjaga ketersediaan barang dan memenuhi kebutuhan bisnis </w:t>
      </w:r>
      <w:r w:rsidR="126A3287" w:rsidRPr="008C1827">
        <w:rPr>
          <w:sz w:val="22"/>
          <w:szCs w:val="22"/>
        </w:rPr>
        <w:t>X-Pedisi</w:t>
      </w:r>
      <w:r w:rsidRPr="008C1827">
        <w:rPr>
          <w:sz w:val="22"/>
          <w:szCs w:val="22"/>
        </w:rPr>
        <w:t xml:space="preserve"> dengan baik.</w:t>
      </w:r>
    </w:p>
    <w:p w14:paraId="1889CCCB" w14:textId="4D185DF8" w:rsidR="1A47AC51" w:rsidRPr="008C1827" w:rsidRDefault="1A47AC51" w:rsidP="008C1827">
      <w:pPr>
        <w:pStyle w:val="paragraph"/>
        <w:spacing w:before="0" w:beforeAutospacing="0" w:after="0" w:afterAutospacing="0" w:line="360" w:lineRule="auto"/>
        <w:jc w:val="both"/>
        <w:rPr>
          <w:sz w:val="22"/>
          <w:szCs w:val="22"/>
          <w:lang w:val="id-ID"/>
        </w:rPr>
      </w:pPr>
    </w:p>
    <w:p w14:paraId="6F16D2AD" w14:textId="6C92EDF8" w:rsidR="483D2FB3" w:rsidRPr="008C1827" w:rsidRDefault="483D2FB3" w:rsidP="008C1827">
      <w:pPr>
        <w:pStyle w:val="paragraph"/>
        <w:numPr>
          <w:ilvl w:val="0"/>
          <w:numId w:val="30"/>
        </w:numPr>
        <w:spacing w:before="0" w:beforeAutospacing="0" w:after="0" w:afterAutospacing="0" w:line="360" w:lineRule="auto"/>
        <w:jc w:val="both"/>
        <w:rPr>
          <w:sz w:val="22"/>
          <w:szCs w:val="22"/>
          <w:lang w:val="id-ID"/>
        </w:rPr>
      </w:pPr>
      <w:r w:rsidRPr="008C1827">
        <w:rPr>
          <w:sz w:val="22"/>
          <w:szCs w:val="22"/>
          <w:lang w:val="id-ID"/>
        </w:rPr>
        <w:t>Outbound Logistics</w:t>
      </w:r>
    </w:p>
    <w:p w14:paraId="775417E9" w14:textId="2A3F74A2" w:rsidR="483D2FB3" w:rsidRPr="008C1827" w:rsidRDefault="483D2FB3" w:rsidP="008C1827">
      <w:pPr>
        <w:pStyle w:val="paragraph"/>
        <w:spacing w:before="0" w:beforeAutospacing="0" w:after="0" w:afterAutospacing="0" w:line="360" w:lineRule="auto"/>
        <w:ind w:left="720" w:firstLine="720"/>
        <w:jc w:val="both"/>
        <w:rPr>
          <w:sz w:val="22"/>
          <w:szCs w:val="22"/>
          <w:lang w:val="id-ID"/>
        </w:rPr>
      </w:pPr>
      <w:r w:rsidRPr="008C1827">
        <w:rPr>
          <w:sz w:val="22"/>
          <w:szCs w:val="22"/>
        </w:rPr>
        <w:t xml:space="preserve">Bisnis X-Pedisi memiliki sistem logistik keluar yang efisien, mencakup jaringan distribusi, manajemen transportasi, dan pelaksanaan pengiriman. </w:t>
      </w:r>
      <w:r w:rsidR="3B5AFCB2" w:rsidRPr="008C1827">
        <w:rPr>
          <w:sz w:val="22"/>
          <w:szCs w:val="22"/>
        </w:rPr>
        <w:t>X-Pedisi</w:t>
      </w:r>
      <w:r w:rsidRPr="008C1827">
        <w:rPr>
          <w:sz w:val="22"/>
          <w:szCs w:val="22"/>
        </w:rPr>
        <w:t xml:space="preserve"> memiliki jaringan distribusi yang luas untuk mengirimkan produk ke pelanggan dengan cepat dan efektif. Manajemen transportasi </w:t>
      </w:r>
      <w:r w:rsidR="203017CD" w:rsidRPr="008C1827">
        <w:rPr>
          <w:sz w:val="22"/>
          <w:szCs w:val="22"/>
        </w:rPr>
        <w:t>X-Pedisi</w:t>
      </w:r>
      <w:r w:rsidRPr="008C1827">
        <w:rPr>
          <w:sz w:val="22"/>
          <w:szCs w:val="22"/>
        </w:rPr>
        <w:t xml:space="preserve"> memastikan penggunaan yang optimal dari kendaraan dan rute pengiriman untuk menghemat waktu dan biaya. Setiap pengiriman dijalankan dengan teliti dan tepat waktu, sehingga pelanggan </w:t>
      </w:r>
      <w:r w:rsidR="2DF92B5A" w:rsidRPr="008C1827">
        <w:rPr>
          <w:sz w:val="22"/>
          <w:szCs w:val="22"/>
        </w:rPr>
        <w:t>X-Pedisi</w:t>
      </w:r>
      <w:r w:rsidRPr="008C1827">
        <w:rPr>
          <w:sz w:val="22"/>
          <w:szCs w:val="22"/>
        </w:rPr>
        <w:t xml:space="preserve"> dapat menerima pesanan mereka sesuai dengan harapan. Dengan sistem logistik keluar yang baik, </w:t>
      </w:r>
      <w:r w:rsidR="2C262A49" w:rsidRPr="008C1827">
        <w:rPr>
          <w:sz w:val="22"/>
          <w:szCs w:val="22"/>
        </w:rPr>
        <w:t>X-Pedisi</w:t>
      </w:r>
      <w:r w:rsidRPr="008C1827">
        <w:rPr>
          <w:sz w:val="22"/>
          <w:szCs w:val="22"/>
        </w:rPr>
        <w:t xml:space="preserve"> dapat memastikan pengiriman yang efisien dan kepuasan pelanggan yang tinggi.</w:t>
      </w:r>
    </w:p>
    <w:p w14:paraId="4C71908F" w14:textId="00927D29" w:rsidR="483D2FB3" w:rsidRPr="008C1827" w:rsidRDefault="483D2FB3" w:rsidP="008C1827">
      <w:pPr>
        <w:pStyle w:val="paragraph"/>
        <w:spacing w:before="0" w:beforeAutospacing="0" w:after="0" w:afterAutospacing="0" w:line="360" w:lineRule="auto"/>
        <w:jc w:val="both"/>
        <w:rPr>
          <w:sz w:val="22"/>
          <w:szCs w:val="22"/>
          <w:lang w:val="id-ID"/>
        </w:rPr>
      </w:pPr>
    </w:p>
    <w:p w14:paraId="70A5026F" w14:textId="5A2A2582" w:rsidR="483D2FB3" w:rsidRPr="008C1827" w:rsidRDefault="483D2FB3" w:rsidP="008C1827">
      <w:pPr>
        <w:pStyle w:val="paragraph"/>
        <w:numPr>
          <w:ilvl w:val="0"/>
          <w:numId w:val="30"/>
        </w:numPr>
        <w:spacing w:before="0" w:beforeAutospacing="0" w:after="0" w:afterAutospacing="0" w:line="360" w:lineRule="auto"/>
        <w:jc w:val="both"/>
        <w:rPr>
          <w:sz w:val="22"/>
          <w:szCs w:val="22"/>
          <w:lang w:val="id-ID"/>
        </w:rPr>
      </w:pPr>
      <w:r w:rsidRPr="008C1827">
        <w:rPr>
          <w:sz w:val="22"/>
          <w:szCs w:val="22"/>
          <w:lang w:val="id-ID"/>
        </w:rPr>
        <w:t>Operation</w:t>
      </w:r>
    </w:p>
    <w:p w14:paraId="6F2A77C6" w14:textId="5416BAA5" w:rsidR="4143EF03" w:rsidRPr="008C1827" w:rsidRDefault="483D2FB3" w:rsidP="008C1827">
      <w:pPr>
        <w:pStyle w:val="paragraph"/>
        <w:spacing w:before="0" w:beforeAutospacing="0" w:after="0" w:afterAutospacing="0" w:line="360" w:lineRule="auto"/>
        <w:ind w:left="720" w:firstLine="720"/>
        <w:jc w:val="both"/>
        <w:rPr>
          <w:sz w:val="22"/>
          <w:szCs w:val="22"/>
          <w:lang w:val="id-ID"/>
        </w:rPr>
      </w:pPr>
      <w:r w:rsidRPr="008C1827">
        <w:rPr>
          <w:sz w:val="22"/>
          <w:szCs w:val="22"/>
        </w:rPr>
        <w:t xml:space="preserve">Operasi Bisnis X-Pedisi mencakup berbagai tahapan penting, mulai dari sortir, penyimpanan, kontrol kualitas, hingga pengemasan barang. Tim </w:t>
      </w:r>
      <w:r w:rsidR="29839561" w:rsidRPr="008C1827">
        <w:rPr>
          <w:sz w:val="22"/>
          <w:szCs w:val="22"/>
        </w:rPr>
        <w:t>X-Pedisi</w:t>
      </w:r>
      <w:r w:rsidRPr="008C1827">
        <w:rPr>
          <w:sz w:val="22"/>
          <w:szCs w:val="22"/>
        </w:rPr>
        <w:t xml:space="preserve"> bertanggung jawab untuk memastikan setiap langkah dalam proses ini berjalan dengan lancar dan efisien. Sortir merupakan tahap awal di mana barang diklasifikasikan dan disusun sesuai dengan tujuan pengiriman atau pengolahan selanjutnya. Penyimpanan dilakukan dengan hati-hati untuk memastikan barang tetap terorganisir dan tersedia saat dibutuhkan. Kontrol kualitas dilakukan secara ketat untuk memastikan bahwa setiap barang memenuhi standar yang ditetapkan sebelum dikirimkan kepada pelanggan. Pengemasan juga merupakan tahap penting, di mana produk dipersiapkan dengan baik dan aman untuk dikirimkan.</w:t>
      </w:r>
      <w:r w:rsidR="6212DB75" w:rsidRPr="008C1827">
        <w:rPr>
          <w:sz w:val="22"/>
          <w:szCs w:val="22"/>
        </w:rPr>
        <w:t xml:space="preserve"> </w:t>
      </w:r>
      <w:r w:rsidRPr="008C1827">
        <w:rPr>
          <w:sz w:val="22"/>
          <w:szCs w:val="22"/>
        </w:rPr>
        <w:t xml:space="preserve">Dengan menjalankan operasi ini dengan baik, </w:t>
      </w:r>
      <w:r w:rsidR="232F3A2E" w:rsidRPr="008C1827">
        <w:rPr>
          <w:sz w:val="22"/>
          <w:szCs w:val="22"/>
        </w:rPr>
        <w:t>X-Pedisi</w:t>
      </w:r>
      <w:r w:rsidRPr="008C1827">
        <w:rPr>
          <w:sz w:val="22"/>
          <w:szCs w:val="22"/>
        </w:rPr>
        <w:t xml:space="preserve"> dapat memberikan layanan yang handal dan memuaskan kepada pelanggan, serta memastikan kualitas dan keamanan barang yang </w:t>
      </w:r>
      <w:r w:rsidR="01B437CA" w:rsidRPr="008C1827">
        <w:rPr>
          <w:sz w:val="22"/>
          <w:szCs w:val="22"/>
        </w:rPr>
        <w:t>X-Pedisi</w:t>
      </w:r>
      <w:r w:rsidRPr="008C1827">
        <w:rPr>
          <w:sz w:val="22"/>
          <w:szCs w:val="22"/>
        </w:rPr>
        <w:t xml:space="preserve"> kirimkan.</w:t>
      </w:r>
    </w:p>
    <w:p w14:paraId="1B289BF8" w14:textId="398225DF" w:rsidR="5C833870" w:rsidRPr="008C1827" w:rsidRDefault="5C833870" w:rsidP="008C1827">
      <w:pPr>
        <w:pStyle w:val="paragraph"/>
        <w:spacing w:before="0" w:beforeAutospacing="0" w:after="0" w:afterAutospacing="0" w:line="360" w:lineRule="auto"/>
        <w:jc w:val="both"/>
        <w:rPr>
          <w:sz w:val="22"/>
          <w:szCs w:val="22"/>
          <w:lang w:val="id-ID"/>
        </w:rPr>
      </w:pPr>
    </w:p>
    <w:p w14:paraId="54EEA5EA" w14:textId="05311318" w:rsidR="483D2FB3" w:rsidRPr="008C1827" w:rsidRDefault="483D2FB3" w:rsidP="008C1827">
      <w:pPr>
        <w:pStyle w:val="paragraph"/>
        <w:numPr>
          <w:ilvl w:val="0"/>
          <w:numId w:val="30"/>
        </w:numPr>
        <w:spacing w:before="0" w:beforeAutospacing="0" w:after="0" w:afterAutospacing="0" w:line="360" w:lineRule="auto"/>
        <w:jc w:val="both"/>
        <w:rPr>
          <w:sz w:val="22"/>
          <w:szCs w:val="22"/>
          <w:lang w:val="id-ID"/>
        </w:rPr>
      </w:pPr>
      <w:r w:rsidRPr="008C1827">
        <w:rPr>
          <w:sz w:val="22"/>
          <w:szCs w:val="22"/>
          <w:lang w:val="id-ID"/>
        </w:rPr>
        <w:t>Marketing &amp; Sales</w:t>
      </w:r>
    </w:p>
    <w:p w14:paraId="5DC5035E" w14:textId="089344B8" w:rsidR="40E7961F" w:rsidRPr="008C1827" w:rsidRDefault="5600A008" w:rsidP="008C1827">
      <w:pPr>
        <w:pStyle w:val="paragraph"/>
        <w:spacing w:before="0" w:beforeAutospacing="0" w:after="0" w:afterAutospacing="0" w:line="360" w:lineRule="auto"/>
        <w:ind w:left="720" w:firstLine="720"/>
        <w:jc w:val="both"/>
        <w:rPr>
          <w:sz w:val="22"/>
          <w:szCs w:val="22"/>
          <w:lang w:val="id-ID"/>
        </w:rPr>
      </w:pPr>
      <w:r w:rsidRPr="008C1827">
        <w:rPr>
          <w:sz w:val="22"/>
          <w:szCs w:val="22"/>
        </w:rPr>
        <w:lastRenderedPageBreak/>
        <w:t xml:space="preserve">Bisnis X-Pedisi fokus pada branding, akuisisi pelanggan, dan pengembangan saluran penjualan. Bisnis X-Pedisi nantinya akan membangun citra merek yang kuat, menarik pelanggan baru melalui berbagai strategi pemasaran, dan memperluas saluran penjualan </w:t>
      </w:r>
      <w:r w:rsidR="1B6799AA" w:rsidRPr="008C1827">
        <w:rPr>
          <w:sz w:val="22"/>
          <w:szCs w:val="22"/>
        </w:rPr>
        <w:t>X-Pedisi</w:t>
      </w:r>
      <w:r w:rsidRPr="008C1827">
        <w:rPr>
          <w:sz w:val="22"/>
          <w:szCs w:val="22"/>
        </w:rPr>
        <w:t xml:space="preserve"> untuk meningkatkan pertumbuhan bisnis. Dengan pendekatan ini, </w:t>
      </w:r>
      <w:r w:rsidR="71BDB48C" w:rsidRPr="008C1827">
        <w:rPr>
          <w:sz w:val="22"/>
          <w:szCs w:val="22"/>
        </w:rPr>
        <w:t>X-Pedisi</w:t>
      </w:r>
      <w:r w:rsidRPr="008C1827">
        <w:rPr>
          <w:sz w:val="22"/>
          <w:szCs w:val="22"/>
        </w:rPr>
        <w:t xml:space="preserve"> bertujuan untuk memperkuat posisi </w:t>
      </w:r>
      <w:r w:rsidR="7DA6F372" w:rsidRPr="008C1827">
        <w:rPr>
          <w:sz w:val="22"/>
          <w:szCs w:val="22"/>
        </w:rPr>
        <w:t>X-Pedisi</w:t>
      </w:r>
      <w:r w:rsidRPr="008C1827">
        <w:rPr>
          <w:sz w:val="22"/>
          <w:szCs w:val="22"/>
        </w:rPr>
        <w:t xml:space="preserve"> di pasar dan memberikan nilai tambah kepada pelanggan.</w:t>
      </w:r>
    </w:p>
    <w:p w14:paraId="0D89B21D" w14:textId="2295238C" w:rsidR="5BC4C52C" w:rsidRPr="008C1827" w:rsidRDefault="5BC4C52C" w:rsidP="008C1827">
      <w:pPr>
        <w:pStyle w:val="paragraph"/>
        <w:spacing w:before="0" w:beforeAutospacing="0" w:after="0" w:afterAutospacing="0" w:line="360" w:lineRule="auto"/>
        <w:jc w:val="both"/>
        <w:rPr>
          <w:sz w:val="22"/>
          <w:szCs w:val="22"/>
          <w:lang w:val="id-ID"/>
        </w:rPr>
      </w:pPr>
    </w:p>
    <w:p w14:paraId="3342E19B" w14:textId="0A384D89" w:rsidR="006B3552" w:rsidRPr="008C1827" w:rsidRDefault="00CE5491" w:rsidP="008C1827">
      <w:pPr>
        <w:pStyle w:val="paragraph"/>
        <w:numPr>
          <w:ilvl w:val="0"/>
          <w:numId w:val="24"/>
        </w:numPr>
        <w:spacing w:before="0" w:beforeAutospacing="0" w:after="0" w:afterAutospacing="0" w:line="360" w:lineRule="auto"/>
        <w:ind w:hanging="720"/>
        <w:jc w:val="both"/>
        <w:textAlignment w:val="baseline"/>
        <w:rPr>
          <w:b/>
          <w:bCs/>
          <w:sz w:val="22"/>
          <w:szCs w:val="22"/>
          <w:lang w:val="id-ID"/>
        </w:rPr>
      </w:pPr>
      <w:r w:rsidRPr="008C1827">
        <w:rPr>
          <w:b/>
          <w:bCs/>
          <w:sz w:val="22"/>
          <w:szCs w:val="22"/>
          <w:lang w:val="id-ID"/>
        </w:rPr>
        <w:t>Analyzing The Via</w:t>
      </w:r>
      <w:r w:rsidR="004E2B85" w:rsidRPr="008C1827">
        <w:rPr>
          <w:b/>
          <w:bCs/>
          <w:sz w:val="22"/>
          <w:szCs w:val="22"/>
          <w:lang w:val="id-ID"/>
        </w:rPr>
        <w:t>bility Of Online Firms</w:t>
      </w:r>
    </w:p>
    <w:p w14:paraId="1B03714E" w14:textId="77777777" w:rsidR="005063F5" w:rsidRPr="008C1827" w:rsidRDefault="005063F5" w:rsidP="008C1827">
      <w:pPr>
        <w:pStyle w:val="paragraph"/>
        <w:spacing w:before="0" w:beforeAutospacing="0" w:after="0" w:afterAutospacing="0" w:line="360" w:lineRule="auto"/>
        <w:jc w:val="both"/>
        <w:textAlignment w:val="baseline"/>
        <w:rPr>
          <w:b/>
          <w:bCs/>
          <w:sz w:val="22"/>
          <w:szCs w:val="22"/>
          <w:lang w:val="id-ID"/>
        </w:rPr>
      </w:pPr>
    </w:p>
    <w:p w14:paraId="31425FE6" w14:textId="0E205530" w:rsidR="00477698" w:rsidRPr="008C1827" w:rsidRDefault="4A183B47" w:rsidP="008C1827">
      <w:pPr>
        <w:pStyle w:val="paragraph"/>
        <w:spacing w:before="0" w:beforeAutospacing="0" w:after="0" w:afterAutospacing="0" w:line="360" w:lineRule="auto"/>
        <w:ind w:firstLine="720"/>
        <w:jc w:val="both"/>
        <w:textAlignment w:val="baseline"/>
        <w:rPr>
          <w:sz w:val="22"/>
          <w:szCs w:val="22"/>
          <w:lang w:val="id-ID"/>
        </w:rPr>
      </w:pPr>
      <w:r w:rsidRPr="008C1827">
        <w:rPr>
          <w:sz w:val="22"/>
          <w:szCs w:val="22"/>
          <w:lang w:val="id-ID"/>
        </w:rPr>
        <w:t>Proses evaluasi yang mendalam untuk menilai kemungkinan kesuksesan bisnis online. Ini melibatkan penelitian menyeluruh tentang berbagai aspek bisnis, termasuk model bisnis, pasar target, persaingan, keuangan, regulasi, dan peluang pertumbuhan. Tujuannya adalah untuk mengidentifikasi kekuatan, kelemahan, peluang, dan ancaman yang mungkin dihadapi oleh bisnis online tersebut, serta untuk membuat keputusan yang terinformasi tentang apakah bisnis tersebut layak untuk dijalankan dan apa strategi yang tepat untuk mencapai kesuksesan. Analisis kelayakan bisnis online ini penting untuk mengurangi risiko dan meningkatkan potensi kesuksesan dalam lingkungan bisnis yang kompetitif dan terus berubah seperti dunia online. Proses dalam bisnis X-Pedisi meliputi, diantaranya;</w:t>
      </w:r>
    </w:p>
    <w:p w14:paraId="4975C927" w14:textId="1B0D6389" w:rsidR="0A148C54" w:rsidRPr="008C1827" w:rsidRDefault="0A148C54" w:rsidP="008C1827">
      <w:pPr>
        <w:pStyle w:val="paragraph"/>
        <w:spacing w:before="0" w:beforeAutospacing="0" w:after="0" w:afterAutospacing="0" w:line="360" w:lineRule="auto"/>
        <w:ind w:firstLine="720"/>
        <w:jc w:val="both"/>
        <w:rPr>
          <w:sz w:val="22"/>
          <w:szCs w:val="22"/>
          <w:lang w:val="id-ID"/>
        </w:rPr>
      </w:pPr>
    </w:p>
    <w:p w14:paraId="5B7B458A" w14:textId="2A303941" w:rsidR="4A183B47" w:rsidRPr="008C1827" w:rsidRDefault="4A183B47" w:rsidP="008C1827">
      <w:pPr>
        <w:pStyle w:val="paragraph"/>
        <w:numPr>
          <w:ilvl w:val="0"/>
          <w:numId w:val="31"/>
        </w:numPr>
        <w:spacing w:before="0" w:beforeAutospacing="0" w:after="0" w:afterAutospacing="0" w:line="360" w:lineRule="auto"/>
        <w:jc w:val="both"/>
        <w:rPr>
          <w:sz w:val="22"/>
          <w:szCs w:val="22"/>
          <w:lang w:val="id-ID"/>
        </w:rPr>
      </w:pPr>
      <w:r w:rsidRPr="008C1827">
        <w:rPr>
          <w:sz w:val="22"/>
          <w:szCs w:val="22"/>
          <w:lang w:val="id-ID"/>
        </w:rPr>
        <w:t>Pemodelan Bisnis</w:t>
      </w:r>
    </w:p>
    <w:p w14:paraId="70058AA5" w14:textId="449A8589" w:rsidR="259111FB" w:rsidRPr="008C1827" w:rsidRDefault="166F650A" w:rsidP="008C1827">
      <w:pPr>
        <w:pStyle w:val="paragraph"/>
        <w:spacing w:before="0" w:beforeAutospacing="0" w:after="0" w:afterAutospacing="0" w:line="360" w:lineRule="auto"/>
        <w:ind w:left="720" w:firstLine="720"/>
        <w:jc w:val="both"/>
        <w:rPr>
          <w:sz w:val="22"/>
          <w:szCs w:val="22"/>
          <w:lang w:val="id-ID"/>
        </w:rPr>
      </w:pPr>
      <w:r w:rsidRPr="008C1827">
        <w:rPr>
          <w:sz w:val="22"/>
          <w:szCs w:val="22"/>
          <w:lang w:val="id-ID"/>
        </w:rPr>
        <w:t>Bisnis X-Pedisi mengadopsi model bisnis layanan pengiriman dan logistik online. Ini melibatkan penawaran layanan pengiriman barang dari titik A ke titik B, baik secara nasional maupun internasional. Model bisnis ini memungkinkan Bisnis X-Pedisi untuk menawarkan solusi logistik yang komprehensif kepada pelanggan mereka.</w:t>
      </w:r>
    </w:p>
    <w:p w14:paraId="6592560F" w14:textId="1DB4F386" w:rsidR="4938907A" w:rsidRPr="008C1827" w:rsidRDefault="4938907A" w:rsidP="008C1827">
      <w:pPr>
        <w:pStyle w:val="paragraph"/>
        <w:spacing w:before="0" w:beforeAutospacing="0" w:after="0" w:afterAutospacing="0" w:line="360" w:lineRule="auto"/>
        <w:jc w:val="both"/>
        <w:rPr>
          <w:sz w:val="22"/>
          <w:szCs w:val="22"/>
          <w:lang w:val="id-ID"/>
        </w:rPr>
      </w:pPr>
    </w:p>
    <w:p w14:paraId="27CDA760" w14:textId="65742D32" w:rsidR="4547A678" w:rsidRPr="008C1827" w:rsidRDefault="4A183B47" w:rsidP="008C1827">
      <w:pPr>
        <w:pStyle w:val="paragraph"/>
        <w:numPr>
          <w:ilvl w:val="0"/>
          <w:numId w:val="31"/>
        </w:numPr>
        <w:spacing w:before="0" w:beforeAutospacing="0" w:after="0" w:afterAutospacing="0" w:line="360" w:lineRule="auto"/>
        <w:jc w:val="both"/>
        <w:rPr>
          <w:sz w:val="22"/>
          <w:szCs w:val="22"/>
          <w:lang w:val="id-ID"/>
        </w:rPr>
      </w:pPr>
      <w:r w:rsidRPr="008C1827">
        <w:rPr>
          <w:sz w:val="22"/>
          <w:szCs w:val="22"/>
          <w:lang w:val="id-ID"/>
        </w:rPr>
        <w:t>Permintaan Yang Terjadi Di Pasar</w:t>
      </w:r>
    </w:p>
    <w:p w14:paraId="4462073D" w14:textId="1610B2A2" w:rsidR="72595432" w:rsidRPr="008C1827" w:rsidRDefault="72595432" w:rsidP="008C1827">
      <w:pPr>
        <w:pStyle w:val="paragraph"/>
        <w:spacing w:before="0" w:beforeAutospacing="0" w:after="0" w:afterAutospacing="0" w:line="360" w:lineRule="auto"/>
        <w:jc w:val="both"/>
        <w:rPr>
          <w:sz w:val="22"/>
          <w:szCs w:val="22"/>
        </w:rPr>
      </w:pPr>
    </w:p>
    <w:p w14:paraId="2EF2B7D5" w14:textId="1D430B66" w:rsidR="04CE5C77" w:rsidRPr="008C1827" w:rsidRDefault="72595432" w:rsidP="008C1827">
      <w:pPr>
        <w:pStyle w:val="paragraph"/>
        <w:spacing w:before="0" w:beforeAutospacing="0" w:after="0" w:afterAutospacing="0" w:line="360" w:lineRule="auto"/>
        <w:ind w:left="720" w:firstLine="720"/>
        <w:jc w:val="both"/>
        <w:rPr>
          <w:sz w:val="22"/>
          <w:szCs w:val="22"/>
        </w:rPr>
      </w:pPr>
      <w:r w:rsidRPr="008C1827">
        <w:rPr>
          <w:sz w:val="22"/>
          <w:szCs w:val="22"/>
        </w:rPr>
        <w:t>Permintaan untuk layanan pengiriman dan logistik online terus meningkat seiring dengan pertumbuhan e-commerce. Pelanggan semakin mengandalkan layanan pengiriman yang cepat, andal, dan transparan. Dengan semakin banyaknya bisnis yang beralih ke model e-commerce, ada permintaan yang besar untuk solusi logistik yang efisien dan terpercaya.</w:t>
      </w:r>
    </w:p>
    <w:p w14:paraId="46A1FCF8" w14:textId="6609A5D4" w:rsidR="3E058513" w:rsidRPr="008C1827" w:rsidRDefault="3E058513" w:rsidP="008C1827">
      <w:pPr>
        <w:pStyle w:val="paragraph"/>
        <w:spacing w:before="0" w:beforeAutospacing="0" w:after="0" w:afterAutospacing="0" w:line="360" w:lineRule="auto"/>
        <w:jc w:val="both"/>
        <w:rPr>
          <w:sz w:val="22"/>
          <w:szCs w:val="22"/>
        </w:rPr>
      </w:pPr>
    </w:p>
    <w:p w14:paraId="694BC6CC" w14:textId="35AA9FCB" w:rsidR="4A183B47" w:rsidRPr="008C1827" w:rsidRDefault="4A183B47" w:rsidP="008C1827">
      <w:pPr>
        <w:pStyle w:val="paragraph"/>
        <w:numPr>
          <w:ilvl w:val="0"/>
          <w:numId w:val="31"/>
        </w:numPr>
        <w:spacing w:before="0" w:beforeAutospacing="0" w:after="0" w:afterAutospacing="0" w:line="360" w:lineRule="auto"/>
        <w:jc w:val="both"/>
        <w:rPr>
          <w:sz w:val="22"/>
          <w:szCs w:val="22"/>
          <w:lang w:val="id-ID"/>
        </w:rPr>
      </w:pPr>
      <w:r w:rsidRPr="008C1827">
        <w:rPr>
          <w:sz w:val="22"/>
          <w:szCs w:val="22"/>
          <w:lang w:val="id-ID"/>
        </w:rPr>
        <w:lastRenderedPageBreak/>
        <w:t>Persaingan Antar Bisnis</w:t>
      </w:r>
    </w:p>
    <w:p w14:paraId="174DB489" w14:textId="29562A99" w:rsidR="5680E897" w:rsidRPr="008C1827" w:rsidRDefault="4C726124" w:rsidP="008C1827">
      <w:pPr>
        <w:pStyle w:val="paragraph"/>
        <w:spacing w:before="0" w:beforeAutospacing="0" w:after="0" w:afterAutospacing="0" w:line="360" w:lineRule="auto"/>
        <w:ind w:left="720" w:firstLine="720"/>
        <w:jc w:val="both"/>
        <w:rPr>
          <w:sz w:val="22"/>
          <w:szCs w:val="22"/>
          <w:lang w:val="id-ID"/>
        </w:rPr>
      </w:pPr>
      <w:r w:rsidRPr="008C1827">
        <w:rPr>
          <w:sz w:val="22"/>
          <w:szCs w:val="22"/>
          <w:lang w:val="id-ID"/>
        </w:rPr>
        <w:t xml:space="preserve">Industri logistik online sangat kompetitif dengan banyak pesaing yang </w:t>
      </w:r>
      <w:r w:rsidRPr="008C1827">
        <w:tab/>
      </w:r>
      <w:r w:rsidRPr="008C1827">
        <w:rPr>
          <w:sz w:val="22"/>
          <w:szCs w:val="22"/>
          <w:lang w:val="id-ID"/>
        </w:rPr>
        <w:t>menawarkan layanan serupa. Mulai dari perusahaan besar hingga startup, persaingan sangat ketat dalam hal harga, kualitas layanan, dan inovasi. Namun, Bisnis X-Pedisi memiliki keunggulan dalam fokusnya pada last-mile delivery yang efisien dan layanan pelanggan yang unggul.</w:t>
      </w:r>
    </w:p>
    <w:p w14:paraId="411E9F75" w14:textId="2F870EDD" w:rsidR="12CECEE4" w:rsidRPr="008C1827" w:rsidRDefault="12CECEE4" w:rsidP="008C1827">
      <w:pPr>
        <w:pStyle w:val="paragraph"/>
        <w:spacing w:before="0" w:beforeAutospacing="0" w:after="0" w:afterAutospacing="0" w:line="360" w:lineRule="auto"/>
        <w:jc w:val="both"/>
        <w:rPr>
          <w:sz w:val="22"/>
          <w:szCs w:val="22"/>
          <w:lang w:val="id-ID"/>
        </w:rPr>
      </w:pPr>
    </w:p>
    <w:p w14:paraId="4351660D" w14:textId="40FA7561" w:rsidR="4A183B47" w:rsidRPr="008C1827" w:rsidRDefault="4A183B47" w:rsidP="008C1827">
      <w:pPr>
        <w:pStyle w:val="paragraph"/>
        <w:numPr>
          <w:ilvl w:val="0"/>
          <w:numId w:val="31"/>
        </w:numPr>
        <w:spacing w:before="0" w:beforeAutospacing="0" w:after="0" w:afterAutospacing="0" w:line="360" w:lineRule="auto"/>
        <w:jc w:val="both"/>
        <w:rPr>
          <w:sz w:val="22"/>
          <w:szCs w:val="22"/>
          <w:lang w:val="id-ID"/>
        </w:rPr>
      </w:pPr>
      <w:r w:rsidRPr="008C1827">
        <w:rPr>
          <w:sz w:val="22"/>
          <w:szCs w:val="22"/>
          <w:lang w:val="id-ID"/>
        </w:rPr>
        <w:t>Keunggulan Kompetitif</w:t>
      </w:r>
    </w:p>
    <w:p w14:paraId="0E175D91" w14:textId="6F117A57" w:rsidR="39E2EE4E" w:rsidRPr="008C1827" w:rsidRDefault="39E2EE4E" w:rsidP="008C1827">
      <w:pPr>
        <w:pStyle w:val="paragraph"/>
        <w:spacing w:before="0" w:beforeAutospacing="0" w:after="0" w:afterAutospacing="0" w:line="360" w:lineRule="auto"/>
        <w:ind w:left="720" w:firstLine="720"/>
        <w:jc w:val="both"/>
        <w:rPr>
          <w:sz w:val="22"/>
          <w:szCs w:val="22"/>
        </w:rPr>
      </w:pPr>
      <w:r w:rsidRPr="008C1827">
        <w:rPr>
          <w:sz w:val="22"/>
          <w:szCs w:val="22"/>
        </w:rPr>
        <w:t>Keunggulan Bisnis X-Pedisi terletak pada infrastruktur logistik yang kuat, teknologi informasi yang canggih untuk manajemen pesanan dan</w:t>
      </w:r>
      <w:r w:rsidR="4A2D130B" w:rsidRPr="008C1827">
        <w:rPr>
          <w:sz w:val="22"/>
          <w:szCs w:val="22"/>
        </w:rPr>
        <w:t xml:space="preserve"> </w:t>
      </w:r>
      <w:r w:rsidRPr="008C1827">
        <w:rPr>
          <w:sz w:val="22"/>
          <w:szCs w:val="22"/>
        </w:rPr>
        <w:t>pelacakan pengiriman real-time, serta tim yang terampil dalam</w:t>
      </w:r>
      <w:r w:rsidR="09715189" w:rsidRPr="008C1827">
        <w:rPr>
          <w:sz w:val="22"/>
          <w:szCs w:val="22"/>
        </w:rPr>
        <w:t xml:space="preserve"> </w:t>
      </w:r>
      <w:r w:rsidRPr="008C1827">
        <w:rPr>
          <w:sz w:val="22"/>
          <w:szCs w:val="22"/>
        </w:rPr>
        <w:t>penanganan operasional dan layanan pelanggan. Ini memungkinka</w:t>
      </w:r>
      <w:r w:rsidRPr="008C1827">
        <w:tab/>
      </w:r>
      <w:r w:rsidRPr="008C1827">
        <w:rPr>
          <w:sz w:val="22"/>
          <w:szCs w:val="22"/>
        </w:rPr>
        <w:t>perusahaan untuk memberikan pengalaman pengiriman yang superior kepada pelanggan dan membedakan dirinya dari pesaing.</w:t>
      </w:r>
    </w:p>
    <w:p w14:paraId="7D4CAB2D" w14:textId="3757CD90" w:rsidR="039CC5D2" w:rsidRPr="008C1827" w:rsidRDefault="039CC5D2" w:rsidP="008C1827">
      <w:pPr>
        <w:pStyle w:val="paragraph"/>
        <w:spacing w:before="0" w:beforeAutospacing="0" w:after="0" w:afterAutospacing="0" w:line="360" w:lineRule="auto"/>
        <w:jc w:val="both"/>
        <w:rPr>
          <w:sz w:val="22"/>
          <w:szCs w:val="22"/>
        </w:rPr>
      </w:pPr>
    </w:p>
    <w:p w14:paraId="747A345C" w14:textId="23145469" w:rsidR="4A183B47" w:rsidRPr="008C1827" w:rsidRDefault="4A183B47" w:rsidP="008C1827">
      <w:pPr>
        <w:pStyle w:val="paragraph"/>
        <w:numPr>
          <w:ilvl w:val="0"/>
          <w:numId w:val="31"/>
        </w:numPr>
        <w:spacing w:before="0" w:beforeAutospacing="0" w:after="0" w:afterAutospacing="0" w:line="360" w:lineRule="auto"/>
        <w:jc w:val="both"/>
        <w:rPr>
          <w:sz w:val="22"/>
          <w:szCs w:val="22"/>
          <w:lang w:val="id-ID"/>
        </w:rPr>
      </w:pPr>
      <w:r w:rsidRPr="008C1827">
        <w:rPr>
          <w:sz w:val="22"/>
          <w:szCs w:val="22"/>
          <w:lang w:val="id-ID"/>
        </w:rPr>
        <w:t>Pengelolaan Keuangan</w:t>
      </w:r>
    </w:p>
    <w:p w14:paraId="114095B0" w14:textId="1B5B2154" w:rsidR="46921BBC" w:rsidRPr="008C1827" w:rsidRDefault="46921BBC" w:rsidP="008C1827">
      <w:pPr>
        <w:pStyle w:val="paragraph"/>
        <w:spacing w:before="0" w:beforeAutospacing="0" w:after="0" w:afterAutospacing="0" w:line="360" w:lineRule="auto"/>
        <w:ind w:left="720" w:firstLine="720"/>
        <w:jc w:val="both"/>
        <w:rPr>
          <w:sz w:val="22"/>
          <w:szCs w:val="22"/>
          <w:lang w:val="id-ID"/>
        </w:rPr>
      </w:pPr>
      <w:r w:rsidRPr="008C1827">
        <w:rPr>
          <w:sz w:val="22"/>
          <w:szCs w:val="22"/>
          <w:lang w:val="id-ID"/>
        </w:rPr>
        <w:t>Investasi awal dalam teknologi dan infrastruktur logistik mungkin memerlukan modal yang signifikan. Namun, dengan strategi pertumbuhan yang tepat dan fokus pada efisiensi operasional, Bisnis X-Pedisi memiliki potensi untuk mencapai profitabilitas dalam waktu yang relatif singkat. Penting untuk memiliki rencana keuangan yang solid dan memastikan pengelolaan kas yang efisien untuk mengatasi tantangan modal awal.</w:t>
      </w:r>
    </w:p>
    <w:p w14:paraId="4035A26E" w14:textId="382406D4" w:rsidR="23209B51" w:rsidRPr="008C1827" w:rsidRDefault="23209B51" w:rsidP="008C1827">
      <w:pPr>
        <w:pStyle w:val="paragraph"/>
        <w:spacing w:before="0" w:beforeAutospacing="0" w:after="0" w:afterAutospacing="0" w:line="360" w:lineRule="auto"/>
        <w:jc w:val="both"/>
        <w:rPr>
          <w:sz w:val="22"/>
          <w:szCs w:val="22"/>
          <w:lang w:val="id-ID"/>
        </w:rPr>
      </w:pPr>
    </w:p>
    <w:p w14:paraId="67873ECD" w14:textId="3E191C53" w:rsidR="4D33CE84" w:rsidRPr="008C1827" w:rsidRDefault="4A183B47" w:rsidP="008C1827">
      <w:pPr>
        <w:pStyle w:val="paragraph"/>
        <w:numPr>
          <w:ilvl w:val="0"/>
          <w:numId w:val="31"/>
        </w:numPr>
        <w:spacing w:before="0" w:beforeAutospacing="0" w:after="0" w:afterAutospacing="0" w:line="360" w:lineRule="auto"/>
        <w:jc w:val="both"/>
        <w:rPr>
          <w:sz w:val="22"/>
          <w:szCs w:val="22"/>
          <w:lang w:val="id-ID"/>
        </w:rPr>
      </w:pPr>
      <w:r w:rsidRPr="008C1827">
        <w:rPr>
          <w:sz w:val="22"/>
          <w:szCs w:val="22"/>
          <w:lang w:val="id-ID"/>
        </w:rPr>
        <w:t>Regulasi</w:t>
      </w:r>
    </w:p>
    <w:p w14:paraId="3503A3E0" w14:textId="3BF82569" w:rsidR="06463251" w:rsidRPr="008C1827" w:rsidRDefault="06463251" w:rsidP="008C1827">
      <w:pPr>
        <w:pStyle w:val="paragraph"/>
        <w:spacing w:before="0" w:beforeAutospacing="0" w:after="0" w:afterAutospacing="0" w:line="360" w:lineRule="auto"/>
        <w:ind w:left="720" w:firstLine="720"/>
        <w:jc w:val="both"/>
        <w:rPr>
          <w:sz w:val="22"/>
          <w:szCs w:val="22"/>
          <w:lang w:val="id-ID"/>
        </w:rPr>
      </w:pPr>
      <w:r w:rsidRPr="008C1827">
        <w:rPr>
          <w:sz w:val="22"/>
          <w:szCs w:val="22"/>
          <w:lang w:val="id-ID"/>
        </w:rPr>
        <w:t>Industri logistik terkait dengan peraturan dan kepatuhan yang ketat terkait dengan pengiriman internasional, perlindungan data pelanggan, dan keselamatan operasional. Bisnis X-Pedisi perlu memastikan bahwa sistem dan prosesnya mematuhi semua regulasi yang berlaku untuk menghindari risiko hukum dan reputasi yang mungkin timbul dari pelanggaran aturan.</w:t>
      </w:r>
    </w:p>
    <w:p w14:paraId="161D1A71" w14:textId="564CDA0B" w:rsidR="2017BE79" w:rsidRPr="008C1827" w:rsidRDefault="2017BE79" w:rsidP="008C1827">
      <w:pPr>
        <w:pStyle w:val="paragraph"/>
        <w:spacing w:before="0" w:beforeAutospacing="0" w:after="0" w:afterAutospacing="0" w:line="360" w:lineRule="auto"/>
        <w:ind w:firstLine="720"/>
        <w:jc w:val="both"/>
        <w:rPr>
          <w:sz w:val="22"/>
          <w:szCs w:val="22"/>
          <w:lang w:val="id-ID"/>
        </w:rPr>
      </w:pPr>
    </w:p>
    <w:p w14:paraId="01B38492" w14:textId="11F873AC" w:rsidR="4AD98ADF" w:rsidRPr="008C1827" w:rsidRDefault="4A183B47" w:rsidP="008C1827">
      <w:pPr>
        <w:pStyle w:val="paragraph"/>
        <w:numPr>
          <w:ilvl w:val="0"/>
          <w:numId w:val="31"/>
        </w:numPr>
        <w:spacing w:before="0" w:beforeAutospacing="0" w:after="0" w:afterAutospacing="0" w:line="360" w:lineRule="auto"/>
        <w:jc w:val="both"/>
        <w:rPr>
          <w:sz w:val="22"/>
          <w:szCs w:val="22"/>
          <w:lang w:val="id-ID"/>
        </w:rPr>
      </w:pPr>
      <w:r w:rsidRPr="008C1827">
        <w:rPr>
          <w:sz w:val="22"/>
          <w:szCs w:val="22"/>
          <w:lang w:val="id-ID"/>
        </w:rPr>
        <w:t>Pertumbuhan Pasar &amp; Bisnis</w:t>
      </w:r>
    </w:p>
    <w:p w14:paraId="615D0F47" w14:textId="770F7E0D" w:rsidR="7E7C72F2" w:rsidRPr="008C1827" w:rsidRDefault="7E7C72F2" w:rsidP="008C1827">
      <w:pPr>
        <w:pStyle w:val="paragraph"/>
        <w:spacing w:before="0" w:beforeAutospacing="0" w:after="0" w:afterAutospacing="0" w:line="360" w:lineRule="auto"/>
        <w:ind w:left="720" w:firstLine="720"/>
        <w:jc w:val="both"/>
        <w:rPr>
          <w:sz w:val="22"/>
          <w:szCs w:val="22"/>
          <w:lang w:val="id-ID"/>
        </w:rPr>
      </w:pPr>
      <w:r w:rsidRPr="008C1827">
        <w:rPr>
          <w:sz w:val="22"/>
          <w:szCs w:val="22"/>
          <w:lang w:val="id-ID"/>
        </w:rPr>
        <w:t xml:space="preserve">Pertumbuhan e-commerce yang terus meningkat, terutama di pasar-pasar yang sedang berkembang, memberikan peluang besar bagi Bisnis X-Pedisi untuk memperluas jangkauan dan penetrasi pasar. Perusahaan dapat mempertimbangkan untuk mengembangkan kemitraan dengan platform e-commerce besar atau </w:t>
      </w:r>
      <w:r w:rsidRPr="008C1827">
        <w:rPr>
          <w:sz w:val="22"/>
          <w:szCs w:val="22"/>
          <w:lang w:val="id-ID"/>
        </w:rPr>
        <w:lastRenderedPageBreak/>
        <w:t>memperluas layanannya ke wilayah-wilayah yang baru untuk mengeksploitasi peluang pasar yang ada.</w:t>
      </w:r>
    </w:p>
    <w:p w14:paraId="3BB00DC1" w14:textId="1D76BC9F" w:rsidR="7B20EE6B" w:rsidRPr="008C1827" w:rsidRDefault="7B20EE6B" w:rsidP="008C1827">
      <w:pPr>
        <w:pStyle w:val="paragraph"/>
        <w:spacing w:before="0" w:beforeAutospacing="0" w:after="0" w:afterAutospacing="0" w:line="360" w:lineRule="auto"/>
        <w:ind w:firstLine="720"/>
        <w:jc w:val="both"/>
        <w:rPr>
          <w:sz w:val="22"/>
          <w:szCs w:val="22"/>
          <w:lang w:val="id-ID"/>
        </w:rPr>
      </w:pPr>
    </w:p>
    <w:p w14:paraId="501FFE09" w14:textId="25A9FFBC" w:rsidR="7E7C72F2" w:rsidRPr="008C1827" w:rsidRDefault="7E7C72F2" w:rsidP="008C1827">
      <w:pPr>
        <w:pStyle w:val="paragraph"/>
        <w:spacing w:before="0" w:beforeAutospacing="0" w:after="0" w:afterAutospacing="0" w:line="360" w:lineRule="auto"/>
        <w:ind w:firstLine="720"/>
        <w:jc w:val="both"/>
        <w:rPr>
          <w:sz w:val="22"/>
          <w:szCs w:val="22"/>
          <w:lang w:val="id-ID"/>
        </w:rPr>
      </w:pPr>
      <w:r w:rsidRPr="008C1827">
        <w:rPr>
          <w:sz w:val="22"/>
          <w:szCs w:val="22"/>
          <w:lang w:val="id-ID"/>
        </w:rPr>
        <w:t>Dengan mempertimbangkan aspek-aspek ini secara lebih terperinci, Bisnis X-Pedisi menunjukkan potensi yang kuat untuk kesuksesan dalam industri logistik online. Namun, kesuksesan jangka panjang membutuhkan strategi yang matang, adaptabilitas terhadap perubahan pasar, dan fokus yang kuat pada kepuasan pelanggan.</w:t>
      </w:r>
    </w:p>
    <w:p w14:paraId="61B3D03F" w14:textId="6B418766" w:rsidR="4E021BD9" w:rsidRPr="008C1827" w:rsidRDefault="4E021BD9" w:rsidP="008C1827">
      <w:pPr>
        <w:pStyle w:val="paragraph"/>
        <w:spacing w:before="0" w:beforeAutospacing="0" w:after="0" w:afterAutospacing="0" w:line="360" w:lineRule="auto"/>
        <w:ind w:firstLine="720"/>
        <w:jc w:val="both"/>
        <w:rPr>
          <w:sz w:val="22"/>
          <w:szCs w:val="22"/>
          <w:lang w:val="id-ID"/>
        </w:rPr>
      </w:pPr>
    </w:p>
    <w:p w14:paraId="312F8CD4" w14:textId="7686000A" w:rsidR="006B3552" w:rsidRPr="008C1827" w:rsidRDefault="004E2B85" w:rsidP="008C1827">
      <w:pPr>
        <w:pStyle w:val="paragraph"/>
        <w:numPr>
          <w:ilvl w:val="0"/>
          <w:numId w:val="24"/>
        </w:numPr>
        <w:spacing w:before="0" w:beforeAutospacing="0" w:after="0" w:afterAutospacing="0" w:line="360" w:lineRule="auto"/>
        <w:ind w:hanging="720"/>
        <w:jc w:val="both"/>
        <w:textAlignment w:val="baseline"/>
        <w:rPr>
          <w:b/>
          <w:bCs/>
          <w:sz w:val="22"/>
          <w:szCs w:val="22"/>
          <w:lang w:val="id-ID"/>
        </w:rPr>
      </w:pPr>
      <w:r w:rsidRPr="008C1827">
        <w:rPr>
          <w:b/>
          <w:bCs/>
          <w:sz w:val="22"/>
          <w:szCs w:val="22"/>
          <w:lang w:val="id-ID"/>
        </w:rPr>
        <w:t xml:space="preserve">Intellectual Property </w:t>
      </w:r>
      <w:r w:rsidR="005063F5" w:rsidRPr="008C1827">
        <w:rPr>
          <w:b/>
          <w:bCs/>
          <w:sz w:val="22"/>
          <w:szCs w:val="22"/>
          <w:lang w:val="id-ID"/>
        </w:rPr>
        <w:t>Rights</w:t>
      </w:r>
    </w:p>
    <w:p w14:paraId="211CCA43" w14:textId="7B726337" w:rsidR="005063F5" w:rsidRPr="008C1827" w:rsidRDefault="32FA162D" w:rsidP="008C1827">
      <w:pPr>
        <w:pStyle w:val="paragraph"/>
        <w:spacing w:before="0" w:beforeAutospacing="0" w:after="0" w:afterAutospacing="0" w:line="360" w:lineRule="auto"/>
        <w:jc w:val="both"/>
        <w:textAlignment w:val="baseline"/>
        <w:rPr>
          <w:sz w:val="22"/>
          <w:szCs w:val="22"/>
        </w:rPr>
      </w:pPr>
      <w:r w:rsidRPr="008C1827">
        <w:rPr>
          <w:sz w:val="22"/>
          <w:szCs w:val="22"/>
        </w:rPr>
        <w:t>Intellectual Property Rights (IPR) Merupakan sebuah hal yang merujuk kepada hukum yang diberikan kepada individu atau entitas atas penciptaan atau hasil karya intelektualnya. Ini mencakup berbagai jenis karya, seperti penemuan, karya seni, desain, merek dagang, dan rahasia dagang. Tujuan utama dari hak kekayaan intelektual adalah untuk memberikan pengakuan, perlindungan, dan insentif kepada pencipta atau pemilik karya tersebut, sehingga mereka dapat memanfaatkan dan mendapatkan keuntungan dari karyanya tanpa takut dicuri atau disalahgunakan oleh pihak</w:t>
      </w:r>
      <w:r w:rsidR="7DF7BC44" w:rsidRPr="008C1827">
        <w:rPr>
          <w:sz w:val="22"/>
          <w:szCs w:val="22"/>
        </w:rPr>
        <w:t xml:space="preserve"> </w:t>
      </w:r>
      <w:r w:rsidRPr="008C1827">
        <w:rPr>
          <w:sz w:val="22"/>
          <w:szCs w:val="22"/>
        </w:rPr>
        <w:t>lain.</w:t>
      </w:r>
      <w:r w:rsidR="54F2980E" w:rsidRPr="008C1827">
        <w:rPr>
          <w:sz w:val="22"/>
          <w:szCs w:val="22"/>
        </w:rPr>
        <w:t xml:space="preserve"> Berikut beberapa IPR yang harus di terapkan bisnis X-Pedisi, diantaranya;</w:t>
      </w:r>
    </w:p>
    <w:p w14:paraId="037B5C9C" w14:textId="77DFDFF0" w:rsidR="05DC75BC" w:rsidRPr="008C1827" w:rsidRDefault="05DC75BC" w:rsidP="008C1827">
      <w:pPr>
        <w:pStyle w:val="paragraph"/>
        <w:spacing w:before="0" w:beforeAutospacing="0" w:after="0" w:afterAutospacing="0" w:line="360" w:lineRule="auto"/>
        <w:jc w:val="both"/>
        <w:rPr>
          <w:sz w:val="22"/>
          <w:szCs w:val="22"/>
        </w:rPr>
      </w:pPr>
    </w:p>
    <w:p w14:paraId="579079AD" w14:textId="12FD037E" w:rsidR="54F2980E" w:rsidRPr="008C1827" w:rsidRDefault="54F2980E" w:rsidP="008C1827">
      <w:pPr>
        <w:pStyle w:val="paragraph"/>
        <w:numPr>
          <w:ilvl w:val="0"/>
          <w:numId w:val="32"/>
        </w:numPr>
        <w:spacing w:before="0" w:beforeAutospacing="0" w:after="0" w:afterAutospacing="0" w:line="360" w:lineRule="auto"/>
        <w:jc w:val="both"/>
        <w:rPr>
          <w:sz w:val="22"/>
          <w:szCs w:val="22"/>
        </w:rPr>
      </w:pPr>
      <w:r w:rsidRPr="008C1827">
        <w:rPr>
          <w:sz w:val="22"/>
          <w:szCs w:val="22"/>
        </w:rPr>
        <w:t>Merek Dagang</w:t>
      </w:r>
      <w:r w:rsidR="714F05DE" w:rsidRPr="008C1827">
        <w:rPr>
          <w:sz w:val="22"/>
          <w:szCs w:val="22"/>
        </w:rPr>
        <w:t xml:space="preserve"> (Trademarks)</w:t>
      </w:r>
    </w:p>
    <w:p w14:paraId="377813CB" w14:textId="0644D399" w:rsidR="27D0F3BB" w:rsidRPr="008C1827" w:rsidRDefault="3C54EBC1" w:rsidP="008C1827">
      <w:pPr>
        <w:pStyle w:val="paragraph"/>
        <w:spacing w:before="0" w:beforeAutospacing="0" w:after="0" w:afterAutospacing="0" w:line="360" w:lineRule="auto"/>
        <w:ind w:left="720" w:firstLine="720"/>
        <w:jc w:val="both"/>
        <w:rPr>
          <w:sz w:val="22"/>
          <w:szCs w:val="22"/>
        </w:rPr>
      </w:pPr>
      <w:r w:rsidRPr="008C1827">
        <w:rPr>
          <w:sz w:val="22"/>
          <w:szCs w:val="22"/>
        </w:rPr>
        <w:t>Bisnis X-Pedisi nentinya akan membangun merek dagang yang kuat untuk membedakan dirinya dari pesaing di pasar layanan pengiriman dan logistik. Ini termasuk menciptakan logo, nama merek, dan elemen identitas visual lainnya yang unik dan mudah dikenali. Merek dagang ini adalah aset berharga yang harus dilindungi secara hukum untuk mencegah penggunaan ilegal oleh pihak lain.</w:t>
      </w:r>
    </w:p>
    <w:p w14:paraId="51CA92F4" w14:textId="03CD9A13" w:rsidR="7CD8440E" w:rsidRPr="008C1827" w:rsidRDefault="7CD8440E" w:rsidP="008C1827">
      <w:pPr>
        <w:pStyle w:val="paragraph"/>
        <w:spacing w:before="0" w:beforeAutospacing="0" w:after="0" w:afterAutospacing="0" w:line="360" w:lineRule="auto"/>
        <w:ind w:left="720" w:firstLine="720"/>
        <w:jc w:val="both"/>
        <w:rPr>
          <w:sz w:val="22"/>
          <w:szCs w:val="22"/>
        </w:rPr>
      </w:pPr>
    </w:p>
    <w:p w14:paraId="372065D8" w14:textId="51F93F1A" w:rsidR="7414B332" w:rsidRPr="008C1827" w:rsidRDefault="714F05DE" w:rsidP="008C1827">
      <w:pPr>
        <w:pStyle w:val="paragraph"/>
        <w:numPr>
          <w:ilvl w:val="0"/>
          <w:numId w:val="32"/>
        </w:numPr>
        <w:spacing w:before="0" w:beforeAutospacing="0" w:after="0" w:afterAutospacing="0" w:line="360" w:lineRule="auto"/>
        <w:jc w:val="both"/>
        <w:rPr>
          <w:sz w:val="22"/>
          <w:szCs w:val="22"/>
        </w:rPr>
      </w:pPr>
      <w:r w:rsidRPr="008C1827">
        <w:rPr>
          <w:sz w:val="22"/>
          <w:szCs w:val="22"/>
        </w:rPr>
        <w:t>Hak Panten (Patents)</w:t>
      </w:r>
    </w:p>
    <w:p w14:paraId="7313EACF" w14:textId="64F7481A" w:rsidR="5AE68896" w:rsidRPr="008C1827" w:rsidRDefault="061D2151" w:rsidP="008C1827">
      <w:pPr>
        <w:pStyle w:val="paragraph"/>
        <w:spacing w:before="0" w:beforeAutospacing="0" w:after="0" w:afterAutospacing="0" w:line="360" w:lineRule="auto"/>
        <w:ind w:left="720" w:firstLine="720"/>
        <w:jc w:val="both"/>
        <w:rPr>
          <w:sz w:val="22"/>
          <w:szCs w:val="22"/>
        </w:rPr>
      </w:pPr>
      <w:r w:rsidRPr="008C1827">
        <w:rPr>
          <w:sz w:val="22"/>
          <w:szCs w:val="22"/>
        </w:rPr>
        <w:t>Bisnis X-Pedisi mengembangkan teknologi atau inovasi baru dalam layanan pengiriman atau manajemen logistik, mereka mungkin ingin mempertimbangkan untuk mengajukan paten untuk melindungi hak eksklusif mereka atas teknologi atau inovasi tersebut. Misalnya, jika mereka mengembangkan algoritma optimasi rute yang unik, paten dapat melindungi hak mereka atas penggunaan algoritma tersebut oleh pihak lain.</w:t>
      </w:r>
    </w:p>
    <w:p w14:paraId="4F9B1D09" w14:textId="20BD172A" w:rsidR="7497E27A" w:rsidRPr="008C1827" w:rsidRDefault="7497E27A" w:rsidP="008C1827">
      <w:pPr>
        <w:pStyle w:val="paragraph"/>
        <w:spacing w:before="0" w:beforeAutospacing="0" w:after="0" w:afterAutospacing="0" w:line="360" w:lineRule="auto"/>
        <w:jc w:val="both"/>
        <w:rPr>
          <w:sz w:val="22"/>
          <w:szCs w:val="22"/>
        </w:rPr>
      </w:pPr>
    </w:p>
    <w:p w14:paraId="63671DE6" w14:textId="696B4656" w:rsidR="714F05DE" w:rsidRPr="008C1827" w:rsidRDefault="714F05DE" w:rsidP="008C1827">
      <w:pPr>
        <w:pStyle w:val="paragraph"/>
        <w:numPr>
          <w:ilvl w:val="0"/>
          <w:numId w:val="32"/>
        </w:numPr>
        <w:spacing w:before="0" w:beforeAutospacing="0" w:after="0" w:afterAutospacing="0" w:line="360" w:lineRule="auto"/>
        <w:jc w:val="both"/>
        <w:rPr>
          <w:sz w:val="22"/>
          <w:szCs w:val="22"/>
        </w:rPr>
      </w:pPr>
      <w:r w:rsidRPr="008C1827">
        <w:rPr>
          <w:sz w:val="22"/>
          <w:szCs w:val="22"/>
        </w:rPr>
        <w:t>Hak Cipta (Copyrights)</w:t>
      </w:r>
    </w:p>
    <w:p w14:paraId="37CBE78B" w14:textId="6BB02F51" w:rsidR="0E5C3E99" w:rsidRPr="008C1827" w:rsidRDefault="0FE076FC" w:rsidP="008C1827">
      <w:pPr>
        <w:pStyle w:val="paragraph"/>
        <w:spacing w:before="0" w:beforeAutospacing="0" w:after="0" w:afterAutospacing="0" w:line="360" w:lineRule="auto"/>
        <w:ind w:left="720" w:firstLine="720"/>
        <w:jc w:val="both"/>
        <w:rPr>
          <w:sz w:val="22"/>
          <w:szCs w:val="22"/>
        </w:rPr>
      </w:pPr>
      <w:r w:rsidRPr="008C1827">
        <w:rPr>
          <w:sz w:val="22"/>
          <w:szCs w:val="22"/>
        </w:rPr>
        <w:lastRenderedPageBreak/>
        <w:t>Bisnis X-Pedisi harus memiliki hak cipta atas materi pemasaran, panduan penggunaan, atau perangkat lunak yang mereka kembangkan. Ini termasuk desain situs web, brosur, panduan pengguna, dan perangkat lunak yang digunakan untuk manajemen pesanan atau pelacakan pengiriman. Hak cipta memungkinkan Bisnis X-Pedisi untuk melindungi karya-karya kreatif mereka dari penggunaan tanpa izin oleh pihak lain.</w:t>
      </w:r>
    </w:p>
    <w:p w14:paraId="5A70C2E6" w14:textId="1A3604B1" w:rsidR="633C52E6" w:rsidRPr="008C1827" w:rsidRDefault="633C52E6" w:rsidP="008C1827">
      <w:pPr>
        <w:pStyle w:val="paragraph"/>
        <w:spacing w:before="0" w:beforeAutospacing="0" w:after="0" w:afterAutospacing="0" w:line="360" w:lineRule="auto"/>
        <w:jc w:val="both"/>
        <w:rPr>
          <w:sz w:val="22"/>
          <w:szCs w:val="22"/>
        </w:rPr>
      </w:pPr>
    </w:p>
    <w:p w14:paraId="0EADB2D9" w14:textId="0F7745BB" w:rsidR="3E835786" w:rsidRPr="008C1827" w:rsidRDefault="714F05DE" w:rsidP="008C1827">
      <w:pPr>
        <w:pStyle w:val="paragraph"/>
        <w:numPr>
          <w:ilvl w:val="0"/>
          <w:numId w:val="32"/>
        </w:numPr>
        <w:spacing w:before="0" w:beforeAutospacing="0" w:after="0" w:afterAutospacing="0" w:line="360" w:lineRule="auto"/>
        <w:jc w:val="both"/>
        <w:rPr>
          <w:sz w:val="22"/>
          <w:szCs w:val="22"/>
        </w:rPr>
      </w:pPr>
      <w:r w:rsidRPr="008C1827">
        <w:rPr>
          <w:sz w:val="22"/>
          <w:szCs w:val="22"/>
        </w:rPr>
        <w:t>Rahasia Dagang (Trade Secrets)</w:t>
      </w:r>
    </w:p>
    <w:p w14:paraId="4D051ED7" w14:textId="3FF4109D" w:rsidR="5BC3E5B3" w:rsidRPr="008C1827" w:rsidRDefault="18804139" w:rsidP="008C1827">
      <w:pPr>
        <w:pStyle w:val="paragraph"/>
        <w:spacing w:before="0" w:beforeAutospacing="0" w:after="0" w:afterAutospacing="0" w:line="360" w:lineRule="auto"/>
        <w:ind w:left="720" w:firstLine="720"/>
        <w:jc w:val="both"/>
        <w:rPr>
          <w:sz w:val="22"/>
          <w:szCs w:val="22"/>
        </w:rPr>
      </w:pPr>
      <w:r w:rsidRPr="008C1827">
        <w:rPr>
          <w:sz w:val="22"/>
          <w:szCs w:val="22"/>
        </w:rPr>
        <w:t>Bisnis X-Pedisi nantinya akan memiliki informasi rahasia atau praktik bisnis yang bernilai yang mereka jaga sebagai rahasia dagang. Ini bisa termasuk algoritma khusus untuk mengoptimalkan rute pengiriman, sistem manajemen inventaris yang efisien, atau proses operasional yang unik. Penting bagi Bisnis X-Pedisi untuk menjaga kerahasiaan informasi ini dan mencegah akses oleh pesaing untuk melindungi keunggulan kompetitif mereka.</w:t>
      </w:r>
    </w:p>
    <w:p w14:paraId="7CC7CF51" w14:textId="1F5FBF8C" w:rsidR="59D34452" w:rsidRPr="008C1827" w:rsidRDefault="59D34452" w:rsidP="008C1827">
      <w:pPr>
        <w:pStyle w:val="paragraph"/>
        <w:spacing w:before="0" w:beforeAutospacing="0" w:after="0" w:afterAutospacing="0" w:line="360" w:lineRule="auto"/>
        <w:ind w:left="720"/>
        <w:jc w:val="both"/>
        <w:rPr>
          <w:sz w:val="22"/>
          <w:szCs w:val="22"/>
        </w:rPr>
      </w:pPr>
    </w:p>
    <w:p w14:paraId="6B282300" w14:textId="504A0FB3" w:rsidR="18804139" w:rsidRPr="008C1827" w:rsidRDefault="18804139" w:rsidP="008C1827">
      <w:pPr>
        <w:pStyle w:val="paragraph"/>
        <w:spacing w:before="0" w:beforeAutospacing="0" w:after="0" w:afterAutospacing="0" w:line="360" w:lineRule="auto"/>
        <w:jc w:val="both"/>
        <w:rPr>
          <w:sz w:val="22"/>
          <w:szCs w:val="22"/>
        </w:rPr>
      </w:pPr>
      <w:r w:rsidRPr="008C1827">
        <w:rPr>
          <w:sz w:val="22"/>
          <w:szCs w:val="22"/>
        </w:rPr>
        <w:t>Dengan memahami pentingnya Hak Kekayaan Intelektual dan menerapkan strategi yang tepat untuk melindungi aset intelektual mereka, Bisnis X-Pedisi dapat mempertahankan keunggulan kompetitif dan memanfaatkan inovasi mereka secara efektif dalam pasar yang kompetitif.</w:t>
      </w:r>
    </w:p>
    <w:p w14:paraId="6C8E5FE4" w14:textId="77777777" w:rsidR="00477698" w:rsidRPr="008C1827" w:rsidRDefault="00477698" w:rsidP="008C1827">
      <w:pPr>
        <w:pStyle w:val="paragraph"/>
        <w:spacing w:before="0" w:beforeAutospacing="0" w:after="0" w:afterAutospacing="0" w:line="360" w:lineRule="auto"/>
        <w:ind w:left="720"/>
        <w:jc w:val="both"/>
        <w:textAlignment w:val="baseline"/>
        <w:rPr>
          <w:b/>
          <w:bCs/>
          <w:sz w:val="22"/>
          <w:szCs w:val="22"/>
          <w:lang w:val="id-ID"/>
        </w:rPr>
      </w:pPr>
    </w:p>
    <w:p w14:paraId="257BE420" w14:textId="27679D16" w:rsidR="006B3552" w:rsidRPr="008C1827" w:rsidRDefault="007A6EA4" w:rsidP="008C1827">
      <w:pPr>
        <w:pStyle w:val="paragraph"/>
        <w:numPr>
          <w:ilvl w:val="0"/>
          <w:numId w:val="24"/>
        </w:numPr>
        <w:spacing w:before="0" w:beforeAutospacing="0" w:after="0" w:afterAutospacing="0" w:line="360" w:lineRule="auto"/>
        <w:ind w:hanging="720"/>
        <w:jc w:val="both"/>
        <w:textAlignment w:val="baseline"/>
        <w:rPr>
          <w:b/>
          <w:bCs/>
          <w:sz w:val="22"/>
          <w:szCs w:val="22"/>
          <w:lang w:val="id-ID"/>
        </w:rPr>
      </w:pPr>
      <w:r w:rsidRPr="008C1827">
        <w:rPr>
          <w:b/>
          <w:bCs/>
          <w:sz w:val="22"/>
          <w:szCs w:val="22"/>
          <w:lang w:val="id-ID"/>
        </w:rPr>
        <w:t>Strategies</w:t>
      </w:r>
    </w:p>
    <w:p w14:paraId="2E542B51" w14:textId="63FAD472" w:rsidR="002A3BAE" w:rsidRPr="008C1827" w:rsidRDefault="002A3BAE" w:rsidP="008C1827">
      <w:pPr>
        <w:pStyle w:val="paragraph"/>
        <w:spacing w:before="0" w:beforeAutospacing="0" w:after="0" w:afterAutospacing="0" w:line="360" w:lineRule="auto"/>
        <w:jc w:val="both"/>
        <w:textAlignment w:val="baseline"/>
        <w:rPr>
          <w:sz w:val="22"/>
          <w:szCs w:val="22"/>
        </w:rPr>
      </w:pPr>
    </w:p>
    <w:p w14:paraId="60675C6D" w14:textId="4D846374" w:rsidR="7335DC6E" w:rsidRPr="008C1827" w:rsidRDefault="7335DC6E" w:rsidP="008C1827">
      <w:pPr>
        <w:pStyle w:val="paragraph"/>
        <w:spacing w:before="0" w:beforeAutospacing="0" w:after="0" w:afterAutospacing="0" w:line="360" w:lineRule="auto"/>
        <w:jc w:val="both"/>
        <w:rPr>
          <w:sz w:val="22"/>
          <w:szCs w:val="22"/>
        </w:rPr>
      </w:pPr>
      <w:r w:rsidRPr="008C1827">
        <w:rPr>
          <w:sz w:val="22"/>
          <w:szCs w:val="22"/>
        </w:rPr>
        <w:t>strategi adalah pondasi yang penting bagi kesuksesan Bisnis X-Pedisi. Dengan merumuskan dan melaksanakan strategi yang tepat, perusahaan dapat mencapai pertumbuhan yang berkelanjutan, meningkatkan keuntungan, dan membangun posisi yang kuat di pasar logistik dan pengiriman. Strategi dalam Bisnis X-Pedisi sangat penting karena dapat memberikan arah dan fokus yang diperlukan untuk mencapai tujuan bisnis, meningkatkan keunggulan kompetitif, dan memastikan keberhasilan jangka panjang. Berikut adalah beberapa alasan mengapa strategi sangat penting dalam Bisnis X-Pedisi</w:t>
      </w:r>
      <w:r w:rsidR="7778C2EB" w:rsidRPr="008C1827">
        <w:rPr>
          <w:sz w:val="22"/>
          <w:szCs w:val="22"/>
        </w:rPr>
        <w:t>;</w:t>
      </w:r>
    </w:p>
    <w:p w14:paraId="6FD301F9" w14:textId="44F0F131" w:rsidR="302B79CB" w:rsidRPr="008C1827" w:rsidRDefault="302B79CB" w:rsidP="008C1827">
      <w:pPr>
        <w:pStyle w:val="paragraph"/>
        <w:spacing w:before="0" w:beforeAutospacing="0" w:after="0" w:afterAutospacing="0" w:line="360" w:lineRule="auto"/>
        <w:jc w:val="both"/>
        <w:rPr>
          <w:sz w:val="22"/>
          <w:szCs w:val="22"/>
        </w:rPr>
      </w:pPr>
    </w:p>
    <w:p w14:paraId="7420416A" w14:textId="5E619E08" w:rsidR="302B79CB" w:rsidRPr="008C1827" w:rsidRDefault="7778C2EB" w:rsidP="008C1827">
      <w:pPr>
        <w:pStyle w:val="paragraph"/>
        <w:numPr>
          <w:ilvl w:val="0"/>
          <w:numId w:val="33"/>
        </w:numPr>
        <w:spacing w:before="0" w:beforeAutospacing="0" w:after="0" w:afterAutospacing="0" w:line="360" w:lineRule="auto"/>
        <w:jc w:val="both"/>
        <w:rPr>
          <w:sz w:val="22"/>
          <w:szCs w:val="22"/>
        </w:rPr>
      </w:pPr>
      <w:r w:rsidRPr="008C1827">
        <w:rPr>
          <w:sz w:val="22"/>
          <w:szCs w:val="22"/>
        </w:rPr>
        <w:t>Ekspansi Geografis</w:t>
      </w:r>
    </w:p>
    <w:p w14:paraId="42D4CA9D" w14:textId="156A4F07" w:rsidR="793208DA" w:rsidRPr="008C1827" w:rsidRDefault="7778C2EB" w:rsidP="008C1827">
      <w:pPr>
        <w:pStyle w:val="paragraph"/>
        <w:spacing w:before="0" w:beforeAutospacing="0" w:after="0" w:afterAutospacing="0" w:line="360" w:lineRule="auto"/>
        <w:ind w:left="720" w:firstLine="720"/>
        <w:jc w:val="both"/>
        <w:rPr>
          <w:sz w:val="22"/>
          <w:szCs w:val="22"/>
        </w:rPr>
      </w:pPr>
      <w:r w:rsidRPr="008C1827">
        <w:rPr>
          <w:sz w:val="22"/>
          <w:szCs w:val="22"/>
        </w:rPr>
        <w:t xml:space="preserve">Bisnis X-Pedisi dapat menggunakan strategi dengan mengadopsi ekspansi geografis dengan memperluas jangkauan layanan mereka ke wilayah-wilayah baru. Ini bisa melibatkan pembukaan pusat distribusi atau kantor cabang di lokasi yang </w:t>
      </w:r>
      <w:r w:rsidRPr="008C1827">
        <w:rPr>
          <w:sz w:val="22"/>
          <w:szCs w:val="22"/>
        </w:rPr>
        <w:lastRenderedPageBreak/>
        <w:t>strategis untuk meningkatkan cakupan pengiriman dan mencapai pangsa pasar yang lebih luas.</w:t>
      </w:r>
    </w:p>
    <w:p w14:paraId="6334377A" w14:textId="0A0852BE" w:rsidR="2C4B65F9" w:rsidRPr="008C1827" w:rsidRDefault="2C4B65F9" w:rsidP="008C1827">
      <w:pPr>
        <w:pStyle w:val="paragraph"/>
        <w:spacing w:before="0" w:beforeAutospacing="0" w:after="0" w:afterAutospacing="0" w:line="360" w:lineRule="auto"/>
        <w:jc w:val="both"/>
        <w:rPr>
          <w:sz w:val="22"/>
          <w:szCs w:val="22"/>
        </w:rPr>
      </w:pPr>
    </w:p>
    <w:p w14:paraId="42ABF0F3" w14:textId="0E340F40" w:rsidR="7778C2EB" w:rsidRPr="008C1827" w:rsidRDefault="7778C2EB" w:rsidP="008C1827">
      <w:pPr>
        <w:pStyle w:val="paragraph"/>
        <w:numPr>
          <w:ilvl w:val="0"/>
          <w:numId w:val="33"/>
        </w:numPr>
        <w:spacing w:before="0" w:beforeAutospacing="0" w:after="0" w:afterAutospacing="0" w:line="360" w:lineRule="auto"/>
        <w:jc w:val="both"/>
        <w:rPr>
          <w:sz w:val="22"/>
          <w:szCs w:val="22"/>
        </w:rPr>
      </w:pPr>
      <w:r w:rsidRPr="008C1827">
        <w:rPr>
          <w:sz w:val="22"/>
          <w:szCs w:val="22"/>
        </w:rPr>
        <w:t>Inovasi Teknologi</w:t>
      </w:r>
    </w:p>
    <w:p w14:paraId="6B4C90AC" w14:textId="2A80CB3C" w:rsidR="2C4B65F9" w:rsidRPr="008C1827" w:rsidRDefault="7778C2EB" w:rsidP="008C1827">
      <w:pPr>
        <w:pStyle w:val="paragraph"/>
        <w:spacing w:before="0" w:beforeAutospacing="0" w:after="0" w:afterAutospacing="0" w:line="360" w:lineRule="auto"/>
        <w:ind w:left="720" w:firstLine="720"/>
        <w:jc w:val="both"/>
        <w:rPr>
          <w:sz w:val="22"/>
          <w:szCs w:val="22"/>
        </w:rPr>
      </w:pPr>
      <w:r w:rsidRPr="008C1827">
        <w:rPr>
          <w:sz w:val="22"/>
          <w:szCs w:val="22"/>
        </w:rPr>
        <w:t>Mengadopsi teknologi baru atau mengembangkan solusi teknologi inovatif dapat membantu Bisnis X-Pedisi meningkatkan efisiensi operasional dan meningkatkan pengalaman pelanggan. Ini bisa termasuk penggunaan algoritma cerdas untuk mengoptimalkan rute pengiriman, penggunaan aplikasi seluler untuk pelacakan pengiriman real-time, atau investasi dalam otomatisasi proses operasional.</w:t>
      </w:r>
    </w:p>
    <w:p w14:paraId="1B0D14E9" w14:textId="3CDA5AF3" w:rsidR="1BFA3104" w:rsidRPr="008C1827" w:rsidRDefault="1BFA3104" w:rsidP="008C1827">
      <w:pPr>
        <w:pStyle w:val="paragraph"/>
        <w:spacing w:before="0" w:beforeAutospacing="0" w:after="0" w:afterAutospacing="0" w:line="360" w:lineRule="auto"/>
        <w:jc w:val="both"/>
        <w:rPr>
          <w:sz w:val="22"/>
          <w:szCs w:val="22"/>
        </w:rPr>
      </w:pPr>
    </w:p>
    <w:p w14:paraId="4AF64041" w14:textId="639B19E2" w:rsidR="7778C2EB" w:rsidRPr="008C1827" w:rsidRDefault="7778C2EB" w:rsidP="008C1827">
      <w:pPr>
        <w:pStyle w:val="paragraph"/>
        <w:numPr>
          <w:ilvl w:val="0"/>
          <w:numId w:val="33"/>
        </w:numPr>
        <w:spacing w:before="0" w:beforeAutospacing="0" w:after="0" w:afterAutospacing="0" w:line="360" w:lineRule="auto"/>
        <w:jc w:val="both"/>
        <w:rPr>
          <w:sz w:val="22"/>
          <w:szCs w:val="22"/>
        </w:rPr>
      </w:pPr>
      <w:r w:rsidRPr="008C1827">
        <w:rPr>
          <w:sz w:val="22"/>
          <w:szCs w:val="22"/>
        </w:rPr>
        <w:t>Kemitraan Strategis</w:t>
      </w:r>
    </w:p>
    <w:p w14:paraId="33A7041B" w14:textId="5ED0E0FB" w:rsidR="7778C2EB" w:rsidRPr="008C1827" w:rsidRDefault="7778C2EB" w:rsidP="008C1827">
      <w:pPr>
        <w:pStyle w:val="paragraph"/>
        <w:spacing w:before="0" w:beforeAutospacing="0" w:after="0" w:afterAutospacing="0" w:line="360" w:lineRule="auto"/>
        <w:ind w:left="720" w:firstLine="720"/>
        <w:jc w:val="both"/>
        <w:rPr>
          <w:sz w:val="22"/>
          <w:szCs w:val="22"/>
        </w:rPr>
      </w:pPr>
      <w:r w:rsidRPr="008C1827">
        <w:rPr>
          <w:sz w:val="22"/>
          <w:szCs w:val="22"/>
        </w:rPr>
        <w:t>Mengembangkan kemitraan strategis dengan perusahaan e-commerce besar atau produsen barang konsumen dapat membantu Bisnis X-Pedisi memperluas jangkauan mereka dan mendapatkan akses ke pasar yang lebih besar. Kemitraan ini juga dapat memungkinkan pertukaran sumber daya dan keahlian untuk saling menguntungkan.</w:t>
      </w:r>
    </w:p>
    <w:p w14:paraId="04B4B813" w14:textId="5C2E9DF6" w:rsidR="1EEC435F" w:rsidRPr="008C1827" w:rsidRDefault="1EEC435F" w:rsidP="008C1827">
      <w:pPr>
        <w:pStyle w:val="paragraph"/>
        <w:spacing w:before="0" w:beforeAutospacing="0" w:after="0" w:afterAutospacing="0" w:line="360" w:lineRule="auto"/>
        <w:jc w:val="both"/>
        <w:rPr>
          <w:sz w:val="22"/>
          <w:szCs w:val="22"/>
        </w:rPr>
      </w:pPr>
    </w:p>
    <w:p w14:paraId="2E12A945" w14:textId="300A9584" w:rsidR="7778C2EB" w:rsidRPr="008C1827" w:rsidRDefault="7778C2EB" w:rsidP="008C1827">
      <w:pPr>
        <w:pStyle w:val="paragraph"/>
        <w:numPr>
          <w:ilvl w:val="0"/>
          <w:numId w:val="33"/>
        </w:numPr>
        <w:spacing w:before="0" w:beforeAutospacing="0" w:after="0" w:afterAutospacing="0" w:line="360" w:lineRule="auto"/>
        <w:jc w:val="both"/>
        <w:rPr>
          <w:sz w:val="22"/>
          <w:szCs w:val="22"/>
        </w:rPr>
      </w:pPr>
      <w:r w:rsidRPr="008C1827">
        <w:rPr>
          <w:sz w:val="22"/>
          <w:szCs w:val="22"/>
        </w:rPr>
        <w:t>Peningkatan Layanan Pelanggan</w:t>
      </w:r>
    </w:p>
    <w:p w14:paraId="5E1B68BE" w14:textId="27E24819" w:rsidR="7778C2EB" w:rsidRPr="008C1827" w:rsidRDefault="7778C2EB" w:rsidP="008C1827">
      <w:pPr>
        <w:pStyle w:val="paragraph"/>
        <w:spacing w:before="0" w:beforeAutospacing="0" w:after="0" w:afterAutospacing="0" w:line="360" w:lineRule="auto"/>
        <w:ind w:left="720" w:firstLine="720"/>
        <w:jc w:val="both"/>
        <w:rPr>
          <w:sz w:val="22"/>
          <w:szCs w:val="22"/>
        </w:rPr>
      </w:pPr>
      <w:r w:rsidRPr="008C1827">
        <w:rPr>
          <w:sz w:val="22"/>
          <w:szCs w:val="22"/>
        </w:rPr>
        <w:t>Memperkuat layanan pelanggan dapat menjadi strategi yang efektif untuk membedakan Bisnis X-Pedisi dari pesaingnya. Ini bisa melibatkan peningkatan layanan pelanggan langsung, seperti waktu tanggapan yang lebih cepat atau layanan pelacakan pengiriman yang lebih baik, serta menyediakan pilihan layanan tambahan seperti asuransi pengiriman atau layanan pengiriman khusus.</w:t>
      </w:r>
    </w:p>
    <w:p w14:paraId="7DCA0280" w14:textId="57161AC7" w:rsidR="416B14DE" w:rsidRPr="008C1827" w:rsidRDefault="416B14DE" w:rsidP="008C1827">
      <w:pPr>
        <w:pStyle w:val="paragraph"/>
        <w:spacing w:before="0" w:beforeAutospacing="0" w:after="0" w:afterAutospacing="0" w:line="360" w:lineRule="auto"/>
        <w:jc w:val="both"/>
        <w:rPr>
          <w:sz w:val="22"/>
          <w:szCs w:val="22"/>
        </w:rPr>
      </w:pPr>
    </w:p>
    <w:p w14:paraId="0795A82F" w14:textId="21AC565F" w:rsidR="79E98BB2" w:rsidRPr="008C1827" w:rsidRDefault="7778C2EB" w:rsidP="008C1827">
      <w:pPr>
        <w:pStyle w:val="paragraph"/>
        <w:numPr>
          <w:ilvl w:val="0"/>
          <w:numId w:val="33"/>
        </w:numPr>
        <w:spacing w:before="0" w:beforeAutospacing="0" w:after="0" w:afterAutospacing="0" w:line="360" w:lineRule="auto"/>
        <w:jc w:val="both"/>
        <w:rPr>
          <w:sz w:val="22"/>
          <w:szCs w:val="22"/>
        </w:rPr>
      </w:pPr>
      <w:r w:rsidRPr="008C1827">
        <w:rPr>
          <w:sz w:val="22"/>
          <w:szCs w:val="22"/>
        </w:rPr>
        <w:t>Pengembangan Kualitas dan Keandalan Layanan</w:t>
      </w:r>
    </w:p>
    <w:p w14:paraId="2BE5CFFB" w14:textId="387D86DD" w:rsidR="7778C2EB" w:rsidRPr="008C1827" w:rsidRDefault="7778C2EB" w:rsidP="008C1827">
      <w:pPr>
        <w:pStyle w:val="paragraph"/>
        <w:spacing w:before="0" w:beforeAutospacing="0" w:after="0" w:afterAutospacing="0" w:line="360" w:lineRule="auto"/>
        <w:ind w:left="720" w:firstLine="720"/>
        <w:jc w:val="both"/>
        <w:rPr>
          <w:sz w:val="22"/>
          <w:szCs w:val="22"/>
        </w:rPr>
      </w:pPr>
      <w:r w:rsidRPr="008C1827">
        <w:rPr>
          <w:sz w:val="22"/>
          <w:szCs w:val="22"/>
        </w:rPr>
        <w:t>Fokus pada kualitas dan keandala layanan pengiriman adalah strategi penting untuk membangun kepercayaan pelanggan. Bisnis X-Pedisi harus memastikan bahwa barang dikirim tepat waktu, dalam kondisi yang baik, dan dengan biaya yang kompetitif. Hal ini dapat dicapai melalui investasi dalam pelatihan karyawan, pemeliharaan kendaraan, dan pengembangan sistem pengiriman yang efisien.</w:t>
      </w:r>
    </w:p>
    <w:p w14:paraId="5FD9B98D" w14:textId="3799C3EC" w:rsidR="428A40C1" w:rsidRPr="008C1827" w:rsidRDefault="428A40C1" w:rsidP="008C1827">
      <w:pPr>
        <w:pStyle w:val="paragraph"/>
        <w:spacing w:before="0" w:beforeAutospacing="0" w:after="0" w:afterAutospacing="0" w:line="360" w:lineRule="auto"/>
        <w:jc w:val="both"/>
        <w:rPr>
          <w:sz w:val="22"/>
          <w:szCs w:val="22"/>
        </w:rPr>
      </w:pPr>
    </w:p>
    <w:p w14:paraId="39B4059E" w14:textId="659776EC" w:rsidR="4EA95466" w:rsidRPr="008C1827" w:rsidRDefault="7778C2EB" w:rsidP="008C1827">
      <w:pPr>
        <w:pStyle w:val="paragraph"/>
        <w:numPr>
          <w:ilvl w:val="0"/>
          <w:numId w:val="33"/>
        </w:numPr>
        <w:spacing w:before="0" w:beforeAutospacing="0" w:after="0" w:afterAutospacing="0" w:line="360" w:lineRule="auto"/>
        <w:jc w:val="both"/>
        <w:rPr>
          <w:sz w:val="22"/>
          <w:szCs w:val="22"/>
        </w:rPr>
      </w:pPr>
      <w:r w:rsidRPr="008C1827">
        <w:rPr>
          <w:sz w:val="22"/>
          <w:szCs w:val="22"/>
        </w:rPr>
        <w:t>Diferensiasi Layanan</w:t>
      </w:r>
    </w:p>
    <w:p w14:paraId="6CBDE497" w14:textId="78200864" w:rsidR="7778C2EB" w:rsidRPr="008C1827" w:rsidRDefault="7778C2EB" w:rsidP="008C1827">
      <w:pPr>
        <w:pStyle w:val="paragraph"/>
        <w:spacing w:before="0" w:beforeAutospacing="0" w:after="0" w:afterAutospacing="0" w:line="360" w:lineRule="auto"/>
        <w:ind w:left="720" w:firstLine="720"/>
        <w:jc w:val="both"/>
        <w:rPr>
          <w:sz w:val="22"/>
          <w:szCs w:val="22"/>
        </w:rPr>
      </w:pPr>
      <w:r w:rsidRPr="008C1827">
        <w:rPr>
          <w:sz w:val="22"/>
          <w:szCs w:val="22"/>
        </w:rPr>
        <w:lastRenderedPageBreak/>
        <w:t>Menawarkan layanan atau fitur yang unik dan tidak ditawarkan oleh pesaing dapat membantu Bisnis X-Pedisi membedakan dirinya di pasar. Misalnya, mereka dapat menawarkan layanan pengiriman same-day atau layanan pengiriman pada waktu tertentu yang tidak tersedia di tempat lain.</w:t>
      </w:r>
    </w:p>
    <w:p w14:paraId="54915F8A" w14:textId="15885353" w:rsidR="5F7534A0" w:rsidRPr="008C1827" w:rsidRDefault="5F7534A0" w:rsidP="008C1827">
      <w:pPr>
        <w:pStyle w:val="paragraph"/>
        <w:spacing w:before="0" w:beforeAutospacing="0" w:after="0" w:afterAutospacing="0" w:line="360" w:lineRule="auto"/>
        <w:jc w:val="both"/>
        <w:rPr>
          <w:sz w:val="22"/>
          <w:szCs w:val="22"/>
        </w:rPr>
      </w:pPr>
    </w:p>
    <w:p w14:paraId="092A20EA" w14:textId="5BD81FD3" w:rsidR="7778C2EB" w:rsidRPr="008C1827" w:rsidRDefault="7778C2EB" w:rsidP="008C1827">
      <w:pPr>
        <w:pStyle w:val="paragraph"/>
        <w:numPr>
          <w:ilvl w:val="0"/>
          <w:numId w:val="33"/>
        </w:numPr>
        <w:spacing w:before="0" w:beforeAutospacing="0" w:after="0" w:afterAutospacing="0" w:line="360" w:lineRule="auto"/>
        <w:jc w:val="both"/>
        <w:rPr>
          <w:sz w:val="22"/>
          <w:szCs w:val="22"/>
        </w:rPr>
      </w:pPr>
      <w:r w:rsidRPr="008C1827">
        <w:rPr>
          <w:sz w:val="22"/>
          <w:szCs w:val="22"/>
        </w:rPr>
        <w:t>Pengelolaan Risiko</w:t>
      </w:r>
    </w:p>
    <w:p w14:paraId="6E797B75" w14:textId="31368B6E" w:rsidR="455E9833" w:rsidRPr="008C1827" w:rsidRDefault="7778C2EB" w:rsidP="008C1827">
      <w:pPr>
        <w:pStyle w:val="paragraph"/>
        <w:spacing w:before="0" w:beforeAutospacing="0" w:after="0" w:afterAutospacing="0" w:line="360" w:lineRule="auto"/>
        <w:ind w:left="720" w:firstLine="720"/>
        <w:jc w:val="both"/>
        <w:rPr>
          <w:sz w:val="22"/>
          <w:szCs w:val="22"/>
        </w:rPr>
      </w:pPr>
      <w:r w:rsidRPr="008C1827">
        <w:rPr>
          <w:sz w:val="22"/>
          <w:szCs w:val="22"/>
        </w:rPr>
        <w:t>Mengelola risiko secara efektif adalah strategi penting untuk menjaga keberlangsungan Bisnis X-Pedisi. Ini termasuk melindungi aset perusahaan dari kerusakan atau kehilangan, memastikan kepatuhan terhadap peraturan dan peraturan, serta mengidentifikasi dan mengurangi risiko operasional dan keuangan.</w:t>
      </w:r>
    </w:p>
    <w:p w14:paraId="1F2C57A0" w14:textId="0F87CA76" w:rsidR="1A0DE5C1" w:rsidRPr="008C1827" w:rsidRDefault="1A0DE5C1" w:rsidP="008C1827">
      <w:pPr>
        <w:pStyle w:val="paragraph"/>
        <w:spacing w:before="0" w:beforeAutospacing="0" w:after="0" w:afterAutospacing="0" w:line="360" w:lineRule="auto"/>
        <w:ind w:left="720" w:firstLine="720"/>
        <w:jc w:val="both"/>
        <w:rPr>
          <w:sz w:val="22"/>
          <w:szCs w:val="22"/>
        </w:rPr>
      </w:pPr>
    </w:p>
    <w:p w14:paraId="0B6DBF18" w14:textId="1489F1E9" w:rsidR="5C6F5AEB" w:rsidRPr="008C1827" w:rsidRDefault="167B2EF8" w:rsidP="008C1827">
      <w:pPr>
        <w:pStyle w:val="paragraph"/>
        <w:spacing w:before="0" w:beforeAutospacing="0" w:after="0" w:afterAutospacing="0" w:line="360" w:lineRule="auto"/>
        <w:ind w:firstLine="720"/>
        <w:jc w:val="both"/>
        <w:rPr>
          <w:sz w:val="22"/>
          <w:szCs w:val="22"/>
        </w:rPr>
      </w:pPr>
      <w:r w:rsidRPr="008C1827">
        <w:rPr>
          <w:sz w:val="22"/>
          <w:szCs w:val="22"/>
        </w:rPr>
        <w:t>Dengan menggunakan dan menerapkan strategi dalam pengelolaan bisnis, maka bisnis X-Pedisi akan dapat membuat perusahaan untuk mencapai tujuan bisnis, memenangkan persaingan di pasar, meningkatkan efisiensi operasional, dan menghadapi tantangan yang ada dengan lebih baik. Strategi yang baik membantu memastikan kesuksesan jangka panjang dan pertumbuhan berkelanjutan bagi Bisnis X-Pedisi.</w:t>
      </w:r>
    </w:p>
    <w:p w14:paraId="796A891F" w14:textId="6232DD3B" w:rsidR="7C3EC760" w:rsidRPr="008C1827" w:rsidRDefault="7C3EC760" w:rsidP="008C1827">
      <w:pPr>
        <w:pStyle w:val="paragraph"/>
        <w:spacing w:before="0" w:beforeAutospacing="0" w:after="0" w:afterAutospacing="0" w:line="360" w:lineRule="auto"/>
        <w:ind w:firstLine="720"/>
        <w:jc w:val="both"/>
        <w:rPr>
          <w:sz w:val="22"/>
          <w:szCs w:val="22"/>
        </w:rPr>
      </w:pPr>
    </w:p>
    <w:p w14:paraId="472E4CF4" w14:textId="0963124F" w:rsidR="7C3EC760" w:rsidRPr="008C1827" w:rsidRDefault="7C3EC760" w:rsidP="008C1827">
      <w:pPr>
        <w:spacing w:line="360" w:lineRule="auto"/>
        <w:rPr>
          <w:rFonts w:ascii="Times New Roman" w:hAnsi="Times New Roman" w:cs="Times New Roman"/>
        </w:rPr>
      </w:pPr>
      <w:r w:rsidRPr="008C1827">
        <w:rPr>
          <w:rFonts w:ascii="Times New Roman" w:hAnsi="Times New Roman" w:cs="Times New Roman"/>
        </w:rPr>
        <w:br w:type="page"/>
      </w:r>
    </w:p>
    <w:p w14:paraId="182F6183" w14:textId="461CAAB1" w:rsidR="28B49A5B" w:rsidRPr="008C1827" w:rsidRDefault="28B49A5B" w:rsidP="008C1827">
      <w:pPr>
        <w:pStyle w:val="paragraph"/>
        <w:spacing w:before="0" w:beforeAutospacing="0" w:after="0" w:afterAutospacing="0" w:line="360" w:lineRule="auto"/>
        <w:jc w:val="both"/>
        <w:rPr>
          <w:sz w:val="22"/>
          <w:szCs w:val="22"/>
        </w:rPr>
      </w:pPr>
      <w:r w:rsidRPr="008C1827">
        <w:rPr>
          <w:sz w:val="22"/>
          <w:szCs w:val="22"/>
        </w:rPr>
        <w:lastRenderedPageBreak/>
        <w:t>Link Prototipe</w:t>
      </w:r>
      <w:r w:rsidR="74F65194" w:rsidRPr="008C1827">
        <w:rPr>
          <w:sz w:val="22"/>
          <w:szCs w:val="22"/>
        </w:rPr>
        <w:t>:</w:t>
      </w:r>
    </w:p>
    <w:p w14:paraId="6920EDFA" w14:textId="14F7C9F1" w:rsidR="74F65194" w:rsidRPr="008C1827" w:rsidRDefault="00000000" w:rsidP="008C1827">
      <w:pPr>
        <w:pStyle w:val="paragraph"/>
        <w:spacing w:before="0" w:beforeAutospacing="0" w:after="0" w:afterAutospacing="0" w:line="360" w:lineRule="auto"/>
        <w:jc w:val="both"/>
        <w:rPr>
          <w:sz w:val="22"/>
          <w:szCs w:val="22"/>
        </w:rPr>
      </w:pPr>
      <w:hyperlink r:id="rId40">
        <w:r w:rsidR="74F65194" w:rsidRPr="008C1827">
          <w:rPr>
            <w:rStyle w:val="Hyperlink"/>
            <w:sz w:val="22"/>
            <w:szCs w:val="22"/>
          </w:rPr>
          <w:t>https://www.figma.com/design/m2jIaio5upYDAZVHBZJVf9/XPEDISI-EBUSINESS?node-id=0-1&amp;t=GDsEyy9opLdRCcJZ-0</w:t>
        </w:r>
      </w:hyperlink>
      <w:r w:rsidR="74F65194" w:rsidRPr="008C1827">
        <w:rPr>
          <w:sz w:val="22"/>
          <w:szCs w:val="22"/>
        </w:rPr>
        <w:t xml:space="preserve"> </w:t>
      </w:r>
      <w:r w:rsidR="74F65194" w:rsidRPr="008C1827">
        <w:br/>
      </w:r>
      <w:r w:rsidR="6DA49CC9" w:rsidRPr="008C1827">
        <w:rPr>
          <w:sz w:val="22"/>
          <w:szCs w:val="22"/>
        </w:rPr>
        <w:t>Link HKI</w:t>
      </w:r>
      <w:r w:rsidR="3F764F70" w:rsidRPr="008C1827">
        <w:rPr>
          <w:sz w:val="22"/>
          <w:szCs w:val="22"/>
        </w:rPr>
        <w:t>:</w:t>
      </w:r>
    </w:p>
    <w:p w14:paraId="2C029179" w14:textId="1FB8F0BA" w:rsidR="7C3EC760" w:rsidRPr="008C1827" w:rsidRDefault="00000000" w:rsidP="008C1827">
      <w:pPr>
        <w:pStyle w:val="paragraph"/>
        <w:spacing w:before="0" w:beforeAutospacing="0" w:after="0" w:afterAutospacing="0" w:line="360" w:lineRule="auto"/>
        <w:jc w:val="both"/>
        <w:rPr>
          <w:sz w:val="22"/>
          <w:szCs w:val="22"/>
        </w:rPr>
      </w:pPr>
      <w:hyperlink r:id="rId41">
        <w:r w:rsidR="3F764F70" w:rsidRPr="008C1827">
          <w:rPr>
            <w:rStyle w:val="Hyperlink"/>
            <w:sz w:val="22"/>
            <w:szCs w:val="22"/>
          </w:rPr>
          <w:t>https://drive.google.com/drive/folders/1l3uF13aPf822QqyWDpeuaJmgTv_3HnXf?usp=sharing</w:t>
        </w:r>
      </w:hyperlink>
      <w:r w:rsidR="3F764F70" w:rsidRPr="008C1827">
        <w:rPr>
          <w:sz w:val="22"/>
          <w:szCs w:val="22"/>
        </w:rPr>
        <w:t xml:space="preserve"> </w:t>
      </w:r>
      <w:r w:rsidR="3F764F70" w:rsidRPr="008C1827">
        <w:br/>
      </w:r>
      <w:r w:rsidR="25DF5702" w:rsidRPr="008C1827">
        <w:rPr>
          <w:sz w:val="22"/>
          <w:szCs w:val="22"/>
        </w:rPr>
        <w:t>Link Presentasi</w:t>
      </w:r>
      <w:r w:rsidR="7D2C97C6" w:rsidRPr="008C1827">
        <w:rPr>
          <w:sz w:val="22"/>
          <w:szCs w:val="22"/>
        </w:rPr>
        <w:t xml:space="preserve"> bab 1-3:</w:t>
      </w:r>
      <w:r w:rsidR="3F764F70" w:rsidRPr="008C1827">
        <w:br/>
      </w:r>
      <w:hyperlink r:id="rId42">
        <w:r w:rsidR="42433477" w:rsidRPr="008C1827">
          <w:rPr>
            <w:rStyle w:val="Hyperlink"/>
            <w:sz w:val="22"/>
            <w:szCs w:val="22"/>
          </w:rPr>
          <w:t>https://www.canva.com/design/DAGAhHeW9_4/p7lnwGpBuD9gxONJReJ88w/edit</w:t>
        </w:r>
      </w:hyperlink>
      <w:r w:rsidR="42433477" w:rsidRPr="008C1827">
        <w:rPr>
          <w:sz w:val="22"/>
          <w:szCs w:val="22"/>
        </w:rPr>
        <w:t xml:space="preserve"> </w:t>
      </w:r>
      <w:r w:rsidR="7C3EC760" w:rsidRPr="008C1827">
        <w:br/>
      </w:r>
      <w:r w:rsidR="538D6430" w:rsidRPr="008C1827">
        <w:rPr>
          <w:sz w:val="22"/>
          <w:szCs w:val="22"/>
        </w:rPr>
        <w:t>Link Presentasi Bab 4:</w:t>
      </w:r>
    </w:p>
    <w:p w14:paraId="5F0DF8E2" w14:textId="77777777" w:rsidR="00424FB5" w:rsidRDefault="00000000" w:rsidP="008C1827">
      <w:pPr>
        <w:pStyle w:val="paragraph"/>
        <w:spacing w:before="0" w:beforeAutospacing="0" w:after="0" w:afterAutospacing="0" w:line="360" w:lineRule="auto"/>
        <w:jc w:val="both"/>
        <w:rPr>
          <w:sz w:val="22"/>
          <w:szCs w:val="22"/>
        </w:rPr>
      </w:pPr>
      <w:hyperlink r:id="rId43">
        <w:r w:rsidR="538D6430" w:rsidRPr="008C1827">
          <w:rPr>
            <w:rStyle w:val="Hyperlink"/>
            <w:sz w:val="22"/>
            <w:szCs w:val="22"/>
          </w:rPr>
          <w:t>https://www.canva.com/design/DAGFvSv5b10/PyD0eQUO66RGe3DPP3dPNA/edit</w:t>
        </w:r>
      </w:hyperlink>
      <w:r w:rsidR="538D6430" w:rsidRPr="008C1827">
        <w:rPr>
          <w:sz w:val="22"/>
          <w:szCs w:val="22"/>
        </w:rPr>
        <w:t xml:space="preserve"> </w:t>
      </w:r>
    </w:p>
    <w:p w14:paraId="5CAA71C2" w14:textId="77777777" w:rsidR="00424FB5" w:rsidRDefault="00424FB5" w:rsidP="008C1827">
      <w:pPr>
        <w:pStyle w:val="paragraph"/>
        <w:spacing w:before="0" w:beforeAutospacing="0" w:after="0" w:afterAutospacing="0" w:line="360" w:lineRule="auto"/>
        <w:jc w:val="both"/>
        <w:rPr>
          <w:sz w:val="22"/>
          <w:szCs w:val="22"/>
        </w:rPr>
      </w:pPr>
      <w:r>
        <w:rPr>
          <w:sz w:val="22"/>
          <w:szCs w:val="22"/>
        </w:rPr>
        <w:t xml:space="preserve">Link Video: </w:t>
      </w:r>
    </w:p>
    <w:p w14:paraId="4D3A6E90" w14:textId="4F385B32" w:rsidR="00424FB5" w:rsidRDefault="00424FB5" w:rsidP="008C1827">
      <w:pPr>
        <w:pStyle w:val="paragraph"/>
        <w:spacing w:before="0" w:beforeAutospacing="0" w:after="0" w:afterAutospacing="0" w:line="360" w:lineRule="auto"/>
        <w:jc w:val="both"/>
        <w:rPr>
          <w:sz w:val="22"/>
          <w:szCs w:val="22"/>
        </w:rPr>
      </w:pPr>
      <w:hyperlink r:id="rId44" w:history="1">
        <w:r w:rsidRPr="00AF6BDE">
          <w:rPr>
            <w:rStyle w:val="Hyperlink"/>
            <w:sz w:val="22"/>
            <w:szCs w:val="22"/>
          </w:rPr>
          <w:t>https://multimedianusantara-my.sharepoint.com/:v:/g/personal/kenny_budiarso_student_umn_ac_id/Eb1bJN1G-YdFoCt5s9Si84EBYiWdmtsjlso5lLc_pPwLrQ</w:t>
        </w:r>
      </w:hyperlink>
    </w:p>
    <w:p w14:paraId="02D8FA3D" w14:textId="403F089E" w:rsidR="00043380" w:rsidRPr="008C1827" w:rsidRDefault="00043380" w:rsidP="008C1827">
      <w:pPr>
        <w:pStyle w:val="paragraph"/>
        <w:spacing w:before="0" w:beforeAutospacing="0" w:after="0" w:afterAutospacing="0" w:line="360" w:lineRule="auto"/>
        <w:jc w:val="both"/>
        <w:rPr>
          <w:sz w:val="22"/>
          <w:szCs w:val="22"/>
        </w:rPr>
      </w:pPr>
      <w:r w:rsidRPr="008C1827">
        <w:rPr>
          <w:sz w:val="22"/>
          <w:szCs w:val="22"/>
        </w:rPr>
        <w:br w:type="page"/>
      </w:r>
    </w:p>
    <w:p w14:paraId="45F4AB46" w14:textId="1A9E9B3D" w:rsidR="002C095F" w:rsidRPr="008C1827" w:rsidRDefault="002C095F" w:rsidP="008C1827">
      <w:pPr>
        <w:pStyle w:val="Heading1"/>
        <w:jc w:val="both"/>
        <w:rPr>
          <w:rFonts w:eastAsia="Times New Roman"/>
          <w:sz w:val="22"/>
          <w:szCs w:val="22"/>
        </w:rPr>
      </w:pPr>
      <w:bookmarkStart w:id="47" w:name="_Toc162296181"/>
      <w:r w:rsidRPr="008C1827">
        <w:rPr>
          <w:rFonts w:eastAsia="Times New Roman"/>
          <w:sz w:val="22"/>
          <w:szCs w:val="22"/>
        </w:rPr>
        <w:lastRenderedPageBreak/>
        <w:t>REFERENCES</w:t>
      </w:r>
      <w:bookmarkEnd w:id="47"/>
    </w:p>
    <w:p w14:paraId="4B9641C1" w14:textId="16492BA2" w:rsidR="009B6D83" w:rsidRPr="008C1827" w:rsidRDefault="009B6D83" w:rsidP="008C1827">
      <w:pPr>
        <w:tabs>
          <w:tab w:val="left" w:pos="180"/>
        </w:tabs>
        <w:spacing w:line="360" w:lineRule="auto"/>
        <w:ind w:left="450" w:hanging="450"/>
        <w:jc w:val="both"/>
        <w:rPr>
          <w:rFonts w:ascii="Times New Roman" w:eastAsia="Times New Roman" w:hAnsi="Times New Roman" w:cs="Times New Roman"/>
        </w:rPr>
      </w:pPr>
      <w:r w:rsidRPr="008C1827">
        <w:rPr>
          <w:rFonts w:ascii="Times New Roman" w:eastAsia="Times New Roman" w:hAnsi="Times New Roman" w:cs="Times New Roman"/>
        </w:rPr>
        <w:t xml:space="preserve">Yohana, T. O. (2022). </w:t>
      </w:r>
      <w:r w:rsidRPr="008C1827">
        <w:rPr>
          <w:rFonts w:ascii="Times New Roman" w:eastAsia="Times New Roman" w:hAnsi="Times New Roman" w:cs="Times New Roman"/>
          <w:i/>
          <w:iCs/>
        </w:rPr>
        <w:t>Prototipe Sistem Pengelolaan Barang Gudang Logistik Secara Otomatis Pada Perusahaan Jasa Pengiriman Barang Menggunakan Iot Berbasis Nodemcu Esp32</w:t>
      </w:r>
      <w:r w:rsidRPr="008C1827">
        <w:rPr>
          <w:rFonts w:ascii="Times New Roman" w:eastAsia="Times New Roman" w:hAnsi="Times New Roman" w:cs="Times New Roman"/>
        </w:rPr>
        <w:t xml:space="preserve"> (Doctoral Dissertation, Universitas Negeri Jakarta).</w:t>
      </w:r>
    </w:p>
    <w:p w14:paraId="7053162D" w14:textId="1543F62C" w:rsidR="009B6D83" w:rsidRPr="008C1827" w:rsidRDefault="009B6D83" w:rsidP="008C1827">
      <w:pPr>
        <w:spacing w:line="360" w:lineRule="auto"/>
        <w:ind w:left="450" w:hanging="450"/>
        <w:jc w:val="both"/>
        <w:rPr>
          <w:rFonts w:ascii="Times New Roman" w:eastAsia="Times New Roman" w:hAnsi="Times New Roman" w:cs="Times New Roman"/>
        </w:rPr>
      </w:pPr>
      <w:r w:rsidRPr="008C1827">
        <w:rPr>
          <w:rFonts w:ascii="Times New Roman" w:eastAsia="Times New Roman" w:hAnsi="Times New Roman" w:cs="Times New Roman"/>
        </w:rPr>
        <w:t xml:space="preserve">Junaidi, F. (2023). </w:t>
      </w:r>
      <w:r w:rsidRPr="008C1827">
        <w:rPr>
          <w:rFonts w:ascii="Times New Roman" w:eastAsia="Times New Roman" w:hAnsi="Times New Roman" w:cs="Times New Roman"/>
          <w:i/>
          <w:iCs/>
        </w:rPr>
        <w:t>Perancangan Box Penerimaan Paket Berbasis IoT</w:t>
      </w:r>
      <w:r w:rsidRPr="008C1827">
        <w:rPr>
          <w:rFonts w:ascii="Times New Roman" w:eastAsia="Times New Roman" w:hAnsi="Times New Roman" w:cs="Times New Roman"/>
        </w:rPr>
        <w:t xml:space="preserve"> (Doctoral dissertation, UNAMA).</w:t>
      </w:r>
    </w:p>
    <w:p w14:paraId="67FD4A89" w14:textId="378980FB" w:rsidR="002C095F" w:rsidRPr="008C1827" w:rsidRDefault="009B6D83" w:rsidP="008C1827">
      <w:pPr>
        <w:spacing w:line="360" w:lineRule="auto"/>
        <w:ind w:left="450" w:hanging="450"/>
        <w:jc w:val="both"/>
        <w:rPr>
          <w:rFonts w:ascii="Times New Roman" w:eastAsia="Times New Roman" w:hAnsi="Times New Roman" w:cs="Times New Roman"/>
        </w:rPr>
      </w:pPr>
      <w:r w:rsidRPr="008C1827">
        <w:rPr>
          <w:rFonts w:ascii="Times New Roman" w:eastAsia="Times New Roman" w:hAnsi="Times New Roman" w:cs="Times New Roman"/>
        </w:rPr>
        <w:t xml:space="preserve">Vikaliana, R. (2017). </w:t>
      </w:r>
      <w:r w:rsidRPr="008C1827">
        <w:rPr>
          <w:rFonts w:ascii="Times New Roman" w:eastAsia="Times New Roman" w:hAnsi="Times New Roman" w:cs="Times New Roman"/>
          <w:i/>
          <w:iCs/>
        </w:rPr>
        <w:t xml:space="preserve">Faktor-Faktor Risiko Risiko Dalam Perusahaan Jasa Pengiriman. </w:t>
      </w:r>
      <w:r w:rsidRPr="008C1827">
        <w:rPr>
          <w:rFonts w:ascii="Times New Roman" w:eastAsia="Times New Roman" w:hAnsi="Times New Roman" w:cs="Times New Roman"/>
        </w:rPr>
        <w:t>Jurnal Logistik Indonesia, 1(1), 68-76.</w:t>
      </w:r>
    </w:p>
    <w:p w14:paraId="537413E3" w14:textId="78DA7AEB" w:rsidR="009B6D83" w:rsidRPr="008C1827" w:rsidRDefault="001058AF" w:rsidP="008C1827">
      <w:pPr>
        <w:spacing w:line="360" w:lineRule="auto"/>
        <w:ind w:left="450" w:hanging="450"/>
        <w:jc w:val="both"/>
        <w:rPr>
          <w:rFonts w:ascii="Times New Roman" w:eastAsia="Times New Roman" w:hAnsi="Times New Roman" w:cs="Times New Roman"/>
        </w:rPr>
      </w:pPr>
      <w:r w:rsidRPr="008C1827">
        <w:rPr>
          <w:rFonts w:ascii="Times New Roman" w:eastAsia="Times New Roman" w:hAnsi="Times New Roman" w:cs="Times New Roman"/>
        </w:rPr>
        <w:t xml:space="preserve">Utama, M. S. P., &amp; Sisilia, K. (2018). </w:t>
      </w:r>
      <w:r w:rsidRPr="008C1827">
        <w:rPr>
          <w:rFonts w:ascii="Times New Roman" w:eastAsia="Times New Roman" w:hAnsi="Times New Roman" w:cs="Times New Roman"/>
          <w:i/>
          <w:iCs/>
        </w:rPr>
        <w:t>Opportunity Analysis of Construction Retail Business Using Approach Value Proposition.</w:t>
      </w:r>
      <w:r w:rsidRPr="008C1827">
        <w:rPr>
          <w:rFonts w:ascii="Times New Roman" w:eastAsia="Times New Roman" w:hAnsi="Times New Roman" w:cs="Times New Roman"/>
        </w:rPr>
        <w:t xml:space="preserve"> Jurnal Sekretaris dan Administrasi Bisnis, 2(2), 74-92.</w:t>
      </w:r>
    </w:p>
    <w:p w14:paraId="0C9A2CC6" w14:textId="787B320C" w:rsidR="001058AF" w:rsidRPr="008C1827" w:rsidRDefault="00F35DD6" w:rsidP="008C1827">
      <w:pPr>
        <w:spacing w:line="360" w:lineRule="auto"/>
        <w:ind w:left="450" w:hanging="450"/>
        <w:jc w:val="both"/>
        <w:rPr>
          <w:rFonts w:ascii="Times New Roman" w:eastAsia="Times New Roman" w:hAnsi="Times New Roman" w:cs="Times New Roman"/>
        </w:rPr>
      </w:pPr>
      <w:r w:rsidRPr="008C1827">
        <w:rPr>
          <w:rFonts w:ascii="Times New Roman" w:eastAsia="Times New Roman" w:hAnsi="Times New Roman" w:cs="Times New Roman"/>
        </w:rPr>
        <w:t xml:space="preserve">Kusnawan, A. (2022). </w:t>
      </w:r>
      <w:r w:rsidRPr="008C1827">
        <w:rPr>
          <w:rFonts w:ascii="Times New Roman" w:eastAsia="Times New Roman" w:hAnsi="Times New Roman" w:cs="Times New Roman"/>
          <w:i/>
          <w:iCs/>
        </w:rPr>
        <w:t>Dampak Implementasi CRM dan Kualitas Pelayanan Jasa Pengiriman terhadap Kepuasan Konsumen Marketplace di Masa Pandemik Covid 19.</w:t>
      </w:r>
      <w:r w:rsidRPr="008C1827">
        <w:rPr>
          <w:rFonts w:ascii="Times New Roman" w:eastAsia="Times New Roman" w:hAnsi="Times New Roman" w:cs="Times New Roman"/>
        </w:rPr>
        <w:t xml:space="preserve"> Sains Manajemen: Jurnal Manajemen Unsera, 8(2), 62-87.</w:t>
      </w:r>
    </w:p>
    <w:p w14:paraId="1B94B753" w14:textId="00B00979" w:rsidR="00CD260B" w:rsidRPr="008C1827" w:rsidRDefault="00CD260B" w:rsidP="008C1827">
      <w:pPr>
        <w:spacing w:line="360" w:lineRule="auto"/>
        <w:ind w:left="450" w:hanging="450"/>
        <w:jc w:val="both"/>
        <w:rPr>
          <w:rFonts w:ascii="Times New Roman" w:eastAsia="Times New Roman" w:hAnsi="Times New Roman" w:cs="Times New Roman"/>
        </w:rPr>
      </w:pPr>
      <w:r w:rsidRPr="008C1827">
        <w:rPr>
          <w:rFonts w:ascii="Times New Roman" w:eastAsia="Times New Roman" w:hAnsi="Times New Roman" w:cs="Times New Roman"/>
        </w:rPr>
        <w:t xml:space="preserve">Radack, S. (2009). </w:t>
      </w:r>
      <w:r w:rsidRPr="008C1827">
        <w:rPr>
          <w:rFonts w:ascii="Times New Roman" w:eastAsia="Times New Roman" w:hAnsi="Times New Roman" w:cs="Times New Roman"/>
          <w:i/>
          <w:iCs/>
        </w:rPr>
        <w:t>The System Development Life Cycle (SDLC)</w:t>
      </w:r>
      <w:r w:rsidRPr="008C1827">
        <w:rPr>
          <w:rFonts w:ascii="Times New Roman" w:eastAsia="Times New Roman" w:hAnsi="Times New Roman" w:cs="Times New Roman"/>
        </w:rPr>
        <w:t xml:space="preserve"> (No. ITL Bulletin April 2009 (Withdrawn)). National Institute of Standards and Technology.</w:t>
      </w:r>
    </w:p>
    <w:p w14:paraId="605A15B6" w14:textId="37A26C4E" w:rsidR="00CD260B" w:rsidRPr="008C1827" w:rsidRDefault="00CD260B" w:rsidP="008C1827">
      <w:pPr>
        <w:spacing w:line="360" w:lineRule="auto"/>
        <w:ind w:left="450" w:hanging="450"/>
        <w:jc w:val="both"/>
        <w:rPr>
          <w:rFonts w:ascii="Times New Roman" w:eastAsia="Times New Roman" w:hAnsi="Times New Roman" w:cs="Times New Roman"/>
        </w:rPr>
      </w:pPr>
      <w:r w:rsidRPr="008C1827">
        <w:rPr>
          <w:rFonts w:ascii="Times New Roman" w:eastAsia="Times New Roman" w:hAnsi="Times New Roman" w:cs="Times New Roman"/>
        </w:rPr>
        <w:t xml:space="preserve">Dwanoko, Y. S. (2016). </w:t>
      </w:r>
      <w:r w:rsidRPr="008C1827">
        <w:rPr>
          <w:rFonts w:ascii="Times New Roman" w:eastAsia="Times New Roman" w:hAnsi="Times New Roman" w:cs="Times New Roman"/>
          <w:i/>
          <w:iCs/>
        </w:rPr>
        <w:t xml:space="preserve">Implementasi Software Development Life Cycle (Sdlc) Dalam Penerapan Pembangunan Aplikasi Perangkat Lunak. </w:t>
      </w:r>
      <w:r w:rsidRPr="008C1827">
        <w:rPr>
          <w:rFonts w:ascii="Times New Roman" w:eastAsia="Times New Roman" w:hAnsi="Times New Roman" w:cs="Times New Roman"/>
        </w:rPr>
        <w:t>Jurnal Teknologi Informasi: Teori, Konsep, dan Implementasi, 7(2), 143003.</w:t>
      </w:r>
    </w:p>
    <w:p w14:paraId="0DA31E02" w14:textId="3CBCFADC" w:rsidR="004007DC" w:rsidRPr="008C1827" w:rsidRDefault="004007DC" w:rsidP="008C1827">
      <w:pPr>
        <w:spacing w:line="360" w:lineRule="auto"/>
        <w:ind w:left="450" w:hanging="450"/>
        <w:jc w:val="both"/>
        <w:rPr>
          <w:rFonts w:ascii="Times New Roman" w:eastAsia="Times New Roman" w:hAnsi="Times New Roman" w:cs="Times New Roman"/>
        </w:rPr>
      </w:pPr>
    </w:p>
    <w:sectPr w:rsidR="004007DC" w:rsidRPr="008C1827" w:rsidSect="002E0FE3">
      <w:headerReference w:type="even" r:id="rId45"/>
      <w:headerReference w:type="default" r:id="rId46"/>
      <w:footerReference w:type="default" r:id="rId47"/>
      <w:pgSz w:w="11906" w:h="16838" w:code="9"/>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4FA9D" w14:textId="77777777" w:rsidR="00510E47" w:rsidRPr="00BF4E34" w:rsidRDefault="00510E47" w:rsidP="00684A4C">
      <w:pPr>
        <w:spacing w:after="0" w:line="240" w:lineRule="auto"/>
      </w:pPr>
      <w:r w:rsidRPr="00BF4E34">
        <w:separator/>
      </w:r>
    </w:p>
    <w:p w14:paraId="7E7F0A69" w14:textId="77777777" w:rsidR="00510E47" w:rsidRPr="00BF4E34" w:rsidRDefault="00510E47"/>
  </w:endnote>
  <w:endnote w:type="continuationSeparator" w:id="0">
    <w:p w14:paraId="48DB81F1" w14:textId="77777777" w:rsidR="00510E47" w:rsidRPr="00BF4E34" w:rsidRDefault="00510E47" w:rsidP="00684A4C">
      <w:pPr>
        <w:spacing w:after="0" w:line="240" w:lineRule="auto"/>
      </w:pPr>
      <w:r w:rsidRPr="00BF4E34">
        <w:continuationSeparator/>
      </w:r>
    </w:p>
    <w:p w14:paraId="2814CC39" w14:textId="77777777" w:rsidR="00510E47" w:rsidRPr="00BF4E34" w:rsidRDefault="00510E47"/>
  </w:endnote>
  <w:endnote w:type="continuationNotice" w:id="1">
    <w:p w14:paraId="259E0D4F" w14:textId="77777777" w:rsidR="00510E47" w:rsidRPr="00BF4E34" w:rsidRDefault="00510E47">
      <w:pPr>
        <w:spacing w:after="0" w:line="240" w:lineRule="auto"/>
      </w:pPr>
    </w:p>
    <w:p w14:paraId="3B715B74" w14:textId="77777777" w:rsidR="00510E47" w:rsidRPr="00BF4E34" w:rsidRDefault="00510E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3366355"/>
      <w:docPartObj>
        <w:docPartGallery w:val="Page Numbers (Bottom of Page)"/>
        <w:docPartUnique/>
      </w:docPartObj>
    </w:sdtPr>
    <w:sdtEndPr>
      <w:rPr>
        <w:rFonts w:ascii="Times New Roman" w:hAnsi="Times New Roman" w:cs="Times New Roman"/>
        <w:noProof/>
        <w:sz w:val="24"/>
        <w:szCs w:val="24"/>
      </w:rPr>
    </w:sdtEndPr>
    <w:sdtContent>
      <w:p w14:paraId="4C0CC6B9" w14:textId="76E54FA6" w:rsidR="00AE3275" w:rsidRPr="00AE3275" w:rsidRDefault="00AE3275">
        <w:pPr>
          <w:pStyle w:val="Footer"/>
          <w:jc w:val="right"/>
          <w:rPr>
            <w:rFonts w:ascii="Times New Roman" w:hAnsi="Times New Roman" w:cs="Times New Roman"/>
            <w:sz w:val="24"/>
            <w:szCs w:val="24"/>
          </w:rPr>
        </w:pPr>
        <w:r w:rsidRPr="00AE3275">
          <w:rPr>
            <w:rFonts w:ascii="Times New Roman" w:hAnsi="Times New Roman" w:cs="Times New Roman"/>
            <w:sz w:val="24"/>
            <w:szCs w:val="24"/>
          </w:rPr>
          <w:fldChar w:fldCharType="begin"/>
        </w:r>
        <w:r w:rsidRPr="00AE3275">
          <w:rPr>
            <w:rFonts w:ascii="Times New Roman" w:hAnsi="Times New Roman" w:cs="Times New Roman"/>
            <w:sz w:val="24"/>
            <w:szCs w:val="24"/>
          </w:rPr>
          <w:instrText xml:space="preserve"> PAGE   \* MERGEFORMAT </w:instrText>
        </w:r>
        <w:r w:rsidRPr="00AE3275">
          <w:rPr>
            <w:rFonts w:ascii="Times New Roman" w:hAnsi="Times New Roman" w:cs="Times New Roman"/>
            <w:sz w:val="24"/>
            <w:szCs w:val="24"/>
          </w:rPr>
          <w:fldChar w:fldCharType="separate"/>
        </w:r>
        <w:r w:rsidRPr="00AE3275">
          <w:rPr>
            <w:rFonts w:ascii="Times New Roman" w:hAnsi="Times New Roman" w:cs="Times New Roman"/>
            <w:noProof/>
            <w:sz w:val="24"/>
            <w:szCs w:val="24"/>
          </w:rPr>
          <w:t>2</w:t>
        </w:r>
        <w:r w:rsidRPr="00AE3275">
          <w:rPr>
            <w:rFonts w:ascii="Times New Roman" w:hAnsi="Times New Roman" w:cs="Times New Roman"/>
            <w:noProof/>
            <w:sz w:val="24"/>
            <w:szCs w:val="24"/>
          </w:rPr>
          <w:fldChar w:fldCharType="end"/>
        </w:r>
      </w:p>
    </w:sdtContent>
  </w:sdt>
  <w:p w14:paraId="5726F38B" w14:textId="77777777" w:rsidR="00AE3275" w:rsidRDefault="00AE3275">
    <w:pPr>
      <w:pStyle w:val="Footer"/>
    </w:pPr>
  </w:p>
  <w:p w14:paraId="2301593B" w14:textId="77777777" w:rsidR="00CA1DB7" w:rsidRDefault="00CA1D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EE26E" w14:textId="77777777" w:rsidR="00510E47" w:rsidRPr="00BF4E34" w:rsidRDefault="00510E47" w:rsidP="00684A4C">
      <w:pPr>
        <w:spacing w:after="0" w:line="240" w:lineRule="auto"/>
      </w:pPr>
      <w:r w:rsidRPr="00BF4E34">
        <w:separator/>
      </w:r>
    </w:p>
    <w:p w14:paraId="39B17B90" w14:textId="77777777" w:rsidR="00510E47" w:rsidRPr="00BF4E34" w:rsidRDefault="00510E47"/>
  </w:footnote>
  <w:footnote w:type="continuationSeparator" w:id="0">
    <w:p w14:paraId="2DD19EAB" w14:textId="77777777" w:rsidR="00510E47" w:rsidRPr="00BF4E34" w:rsidRDefault="00510E47" w:rsidP="00684A4C">
      <w:pPr>
        <w:spacing w:after="0" w:line="240" w:lineRule="auto"/>
      </w:pPr>
      <w:r w:rsidRPr="00BF4E34">
        <w:continuationSeparator/>
      </w:r>
    </w:p>
    <w:p w14:paraId="5DC0C270" w14:textId="77777777" w:rsidR="00510E47" w:rsidRPr="00BF4E34" w:rsidRDefault="00510E47"/>
  </w:footnote>
  <w:footnote w:type="continuationNotice" w:id="1">
    <w:p w14:paraId="05C80A1B" w14:textId="77777777" w:rsidR="00510E47" w:rsidRPr="00BF4E34" w:rsidRDefault="00510E47">
      <w:pPr>
        <w:spacing w:after="0" w:line="240" w:lineRule="auto"/>
      </w:pPr>
    </w:p>
    <w:p w14:paraId="66385B83" w14:textId="77777777" w:rsidR="00510E47" w:rsidRPr="00BF4E34" w:rsidRDefault="00510E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DE56B" w14:textId="6605850B" w:rsidR="00684A4C" w:rsidRPr="00BF4E34" w:rsidRDefault="00000000">
    <w:pPr>
      <w:pStyle w:val="Header"/>
    </w:pPr>
    <w:r>
      <w:pict w14:anchorId="7CCDD7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7600594" o:spid="_x0000_s1029" type="#_x0000_t75" style="position:absolute;margin-left:0;margin-top:0;width:451.2pt;height:450.7pt;z-index:-251658240;mso-position-horizontal:center;mso-position-horizontal-relative:margin;mso-position-vertical:center;mso-position-vertical-relative:margin" o:allowincell="f">
          <v:imagedata r:id="rId1" o:title="UMN Logo" gain="19661f" blacklevel="22938f"/>
          <w10:wrap anchorx="margin" anchory="margin"/>
        </v:shape>
      </w:pict>
    </w:r>
  </w:p>
  <w:p w14:paraId="1CE3E5DC" w14:textId="77777777" w:rsidR="00684A4C" w:rsidRPr="00BF4E34" w:rsidRDefault="00684A4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0240A" w14:textId="7FCE6808" w:rsidR="00684A4C" w:rsidRPr="00BF4E34" w:rsidRDefault="00000000">
    <w:pPr>
      <w:pStyle w:val="Header"/>
    </w:pPr>
    <w:r>
      <w:pict w14:anchorId="2C79E9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7600595" o:spid="_x0000_s1030" type="#_x0000_t75" style="position:absolute;margin-left:0;margin-top:0;width:451.2pt;height:450.7pt;z-index:-251658239;mso-position-horizontal:center;mso-position-horizontal-relative:margin;mso-position-vertical:center;mso-position-vertical-relative:margin" o:allowincell="f">
          <v:imagedata r:id="rId1" o:title="UMN Logo" gain="19661f" blacklevel="22938f"/>
          <w10:wrap anchorx="margin" anchory="margin"/>
        </v:shape>
      </w:pict>
    </w:r>
  </w:p>
  <w:p w14:paraId="28715D49" w14:textId="77777777" w:rsidR="00684A4C" w:rsidRPr="00BF4E34" w:rsidRDefault="00684A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7DDF0"/>
    <w:multiLevelType w:val="hybridMultilevel"/>
    <w:tmpl w:val="FFFFFFFF"/>
    <w:lvl w:ilvl="0" w:tplc="CA7C9536">
      <w:start w:val="1"/>
      <w:numFmt w:val="decimal"/>
      <w:lvlText w:val="%1."/>
      <w:lvlJc w:val="left"/>
      <w:pPr>
        <w:ind w:left="720" w:hanging="360"/>
      </w:pPr>
    </w:lvl>
    <w:lvl w:ilvl="1" w:tplc="A5C63BE0">
      <w:start w:val="1"/>
      <w:numFmt w:val="lowerLetter"/>
      <w:lvlText w:val="%2."/>
      <w:lvlJc w:val="left"/>
      <w:pPr>
        <w:ind w:left="1440" w:hanging="360"/>
      </w:pPr>
    </w:lvl>
    <w:lvl w:ilvl="2" w:tplc="8648F7EE">
      <w:start w:val="1"/>
      <w:numFmt w:val="lowerRoman"/>
      <w:lvlText w:val="%3."/>
      <w:lvlJc w:val="right"/>
      <w:pPr>
        <w:ind w:left="2160" w:hanging="180"/>
      </w:pPr>
    </w:lvl>
    <w:lvl w:ilvl="3" w:tplc="1194BCC2">
      <w:start w:val="1"/>
      <w:numFmt w:val="decimal"/>
      <w:lvlText w:val="%4."/>
      <w:lvlJc w:val="left"/>
      <w:pPr>
        <w:ind w:left="2880" w:hanging="360"/>
      </w:pPr>
    </w:lvl>
    <w:lvl w:ilvl="4" w:tplc="EA207A60">
      <w:start w:val="1"/>
      <w:numFmt w:val="lowerLetter"/>
      <w:lvlText w:val="%5."/>
      <w:lvlJc w:val="left"/>
      <w:pPr>
        <w:ind w:left="3600" w:hanging="360"/>
      </w:pPr>
    </w:lvl>
    <w:lvl w:ilvl="5" w:tplc="57EA1978">
      <w:start w:val="1"/>
      <w:numFmt w:val="lowerRoman"/>
      <w:lvlText w:val="%6."/>
      <w:lvlJc w:val="right"/>
      <w:pPr>
        <w:ind w:left="4320" w:hanging="180"/>
      </w:pPr>
    </w:lvl>
    <w:lvl w:ilvl="6" w:tplc="870A1800">
      <w:start w:val="1"/>
      <w:numFmt w:val="decimal"/>
      <w:lvlText w:val="%7."/>
      <w:lvlJc w:val="left"/>
      <w:pPr>
        <w:ind w:left="5040" w:hanging="360"/>
      </w:pPr>
    </w:lvl>
    <w:lvl w:ilvl="7" w:tplc="2F7C2324">
      <w:start w:val="1"/>
      <w:numFmt w:val="lowerLetter"/>
      <w:lvlText w:val="%8."/>
      <w:lvlJc w:val="left"/>
      <w:pPr>
        <w:ind w:left="5760" w:hanging="360"/>
      </w:pPr>
    </w:lvl>
    <w:lvl w:ilvl="8" w:tplc="752823D2">
      <w:start w:val="1"/>
      <w:numFmt w:val="lowerRoman"/>
      <w:lvlText w:val="%9."/>
      <w:lvlJc w:val="right"/>
      <w:pPr>
        <w:ind w:left="6480" w:hanging="180"/>
      </w:pPr>
    </w:lvl>
  </w:abstractNum>
  <w:abstractNum w:abstractNumId="1" w15:restartNumberingAfterBreak="0">
    <w:nsid w:val="067D3DEA"/>
    <w:multiLevelType w:val="hybridMultilevel"/>
    <w:tmpl w:val="FFFFFFFF"/>
    <w:lvl w:ilvl="0" w:tplc="093809CA">
      <w:start w:val="1"/>
      <w:numFmt w:val="lowerLetter"/>
      <w:lvlText w:val="%1."/>
      <w:lvlJc w:val="left"/>
      <w:pPr>
        <w:ind w:left="720" w:hanging="360"/>
      </w:pPr>
    </w:lvl>
    <w:lvl w:ilvl="1" w:tplc="0C5C6F92">
      <w:start w:val="1"/>
      <w:numFmt w:val="lowerLetter"/>
      <w:lvlText w:val="%2."/>
      <w:lvlJc w:val="left"/>
      <w:pPr>
        <w:ind w:left="1440" w:hanging="360"/>
      </w:pPr>
    </w:lvl>
    <w:lvl w:ilvl="2" w:tplc="C3EA9FB4">
      <w:start w:val="1"/>
      <w:numFmt w:val="lowerRoman"/>
      <w:lvlText w:val="%3."/>
      <w:lvlJc w:val="right"/>
      <w:pPr>
        <w:ind w:left="2160" w:hanging="180"/>
      </w:pPr>
    </w:lvl>
    <w:lvl w:ilvl="3" w:tplc="38546FEA">
      <w:start w:val="1"/>
      <w:numFmt w:val="decimal"/>
      <w:lvlText w:val="%4."/>
      <w:lvlJc w:val="left"/>
      <w:pPr>
        <w:ind w:left="2880" w:hanging="360"/>
      </w:pPr>
    </w:lvl>
    <w:lvl w:ilvl="4" w:tplc="C9D0AB76">
      <w:start w:val="1"/>
      <w:numFmt w:val="lowerLetter"/>
      <w:lvlText w:val="%5."/>
      <w:lvlJc w:val="left"/>
      <w:pPr>
        <w:ind w:left="3600" w:hanging="360"/>
      </w:pPr>
    </w:lvl>
    <w:lvl w:ilvl="5" w:tplc="64D81436">
      <w:start w:val="1"/>
      <w:numFmt w:val="lowerRoman"/>
      <w:lvlText w:val="%6."/>
      <w:lvlJc w:val="right"/>
      <w:pPr>
        <w:ind w:left="4320" w:hanging="180"/>
      </w:pPr>
    </w:lvl>
    <w:lvl w:ilvl="6" w:tplc="9E50DFB6">
      <w:start w:val="1"/>
      <w:numFmt w:val="decimal"/>
      <w:lvlText w:val="%7."/>
      <w:lvlJc w:val="left"/>
      <w:pPr>
        <w:ind w:left="5040" w:hanging="360"/>
      </w:pPr>
    </w:lvl>
    <w:lvl w:ilvl="7" w:tplc="E6805676">
      <w:start w:val="1"/>
      <w:numFmt w:val="lowerLetter"/>
      <w:lvlText w:val="%8."/>
      <w:lvlJc w:val="left"/>
      <w:pPr>
        <w:ind w:left="5760" w:hanging="360"/>
      </w:pPr>
    </w:lvl>
    <w:lvl w:ilvl="8" w:tplc="76143F34">
      <w:start w:val="1"/>
      <w:numFmt w:val="lowerRoman"/>
      <w:lvlText w:val="%9."/>
      <w:lvlJc w:val="right"/>
      <w:pPr>
        <w:ind w:left="6480" w:hanging="180"/>
      </w:pPr>
    </w:lvl>
  </w:abstractNum>
  <w:abstractNum w:abstractNumId="2" w15:restartNumberingAfterBreak="0">
    <w:nsid w:val="06A29A7E"/>
    <w:multiLevelType w:val="hybridMultilevel"/>
    <w:tmpl w:val="B5BC871C"/>
    <w:lvl w:ilvl="0" w:tplc="B88EA652">
      <w:start w:val="1"/>
      <w:numFmt w:val="decimal"/>
      <w:lvlText w:val="%1."/>
      <w:lvlJc w:val="left"/>
      <w:pPr>
        <w:ind w:left="720" w:hanging="360"/>
      </w:pPr>
    </w:lvl>
    <w:lvl w:ilvl="1" w:tplc="017C2E40">
      <w:start w:val="1"/>
      <w:numFmt w:val="lowerLetter"/>
      <w:lvlText w:val="%2."/>
      <w:lvlJc w:val="left"/>
      <w:pPr>
        <w:ind w:left="1440" w:hanging="360"/>
      </w:pPr>
    </w:lvl>
    <w:lvl w:ilvl="2" w:tplc="BD121310">
      <w:start w:val="1"/>
      <w:numFmt w:val="lowerRoman"/>
      <w:lvlText w:val="%3."/>
      <w:lvlJc w:val="right"/>
      <w:pPr>
        <w:ind w:left="2160" w:hanging="180"/>
      </w:pPr>
    </w:lvl>
    <w:lvl w:ilvl="3" w:tplc="B066CA54">
      <w:start w:val="1"/>
      <w:numFmt w:val="decimal"/>
      <w:lvlText w:val="%4."/>
      <w:lvlJc w:val="left"/>
      <w:pPr>
        <w:ind w:left="2880" w:hanging="360"/>
      </w:pPr>
    </w:lvl>
    <w:lvl w:ilvl="4" w:tplc="B06CBB2A">
      <w:start w:val="1"/>
      <w:numFmt w:val="lowerLetter"/>
      <w:lvlText w:val="%5."/>
      <w:lvlJc w:val="left"/>
      <w:pPr>
        <w:ind w:left="3600" w:hanging="360"/>
      </w:pPr>
    </w:lvl>
    <w:lvl w:ilvl="5" w:tplc="E61C49F8">
      <w:start w:val="1"/>
      <w:numFmt w:val="lowerRoman"/>
      <w:lvlText w:val="%6."/>
      <w:lvlJc w:val="right"/>
      <w:pPr>
        <w:ind w:left="4320" w:hanging="180"/>
      </w:pPr>
    </w:lvl>
    <w:lvl w:ilvl="6" w:tplc="2A848A26">
      <w:start w:val="1"/>
      <w:numFmt w:val="decimal"/>
      <w:lvlText w:val="%7."/>
      <w:lvlJc w:val="left"/>
      <w:pPr>
        <w:ind w:left="5040" w:hanging="360"/>
      </w:pPr>
    </w:lvl>
    <w:lvl w:ilvl="7" w:tplc="652A7336">
      <w:start w:val="1"/>
      <w:numFmt w:val="lowerLetter"/>
      <w:lvlText w:val="%8."/>
      <w:lvlJc w:val="left"/>
      <w:pPr>
        <w:ind w:left="5760" w:hanging="360"/>
      </w:pPr>
    </w:lvl>
    <w:lvl w:ilvl="8" w:tplc="3F1EC1F4">
      <w:start w:val="1"/>
      <w:numFmt w:val="lowerRoman"/>
      <w:lvlText w:val="%9."/>
      <w:lvlJc w:val="right"/>
      <w:pPr>
        <w:ind w:left="6480" w:hanging="180"/>
      </w:pPr>
    </w:lvl>
  </w:abstractNum>
  <w:abstractNum w:abstractNumId="3" w15:restartNumberingAfterBreak="0">
    <w:nsid w:val="094F5481"/>
    <w:multiLevelType w:val="hybridMultilevel"/>
    <w:tmpl w:val="AE963692"/>
    <w:lvl w:ilvl="0" w:tplc="49026380">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9D42A53"/>
    <w:multiLevelType w:val="hybridMultilevel"/>
    <w:tmpl w:val="F4645E8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A0E8878"/>
    <w:multiLevelType w:val="hybridMultilevel"/>
    <w:tmpl w:val="FFFFFFFF"/>
    <w:lvl w:ilvl="0" w:tplc="BB229922">
      <w:start w:val="1"/>
      <w:numFmt w:val="upperLetter"/>
      <w:lvlText w:val="%1."/>
      <w:lvlJc w:val="left"/>
      <w:pPr>
        <w:ind w:left="720" w:hanging="360"/>
      </w:pPr>
    </w:lvl>
    <w:lvl w:ilvl="1" w:tplc="4D868A7C">
      <w:start w:val="1"/>
      <w:numFmt w:val="lowerLetter"/>
      <w:lvlText w:val="%2."/>
      <w:lvlJc w:val="left"/>
      <w:pPr>
        <w:ind w:left="1440" w:hanging="360"/>
      </w:pPr>
    </w:lvl>
    <w:lvl w:ilvl="2" w:tplc="3E629430">
      <w:start w:val="1"/>
      <w:numFmt w:val="lowerRoman"/>
      <w:lvlText w:val="%3."/>
      <w:lvlJc w:val="right"/>
      <w:pPr>
        <w:ind w:left="2160" w:hanging="180"/>
      </w:pPr>
    </w:lvl>
    <w:lvl w:ilvl="3" w:tplc="9912BA54">
      <w:start w:val="1"/>
      <w:numFmt w:val="decimal"/>
      <w:lvlText w:val="%4."/>
      <w:lvlJc w:val="left"/>
      <w:pPr>
        <w:ind w:left="2880" w:hanging="360"/>
      </w:pPr>
    </w:lvl>
    <w:lvl w:ilvl="4" w:tplc="B83C83F8">
      <w:start w:val="1"/>
      <w:numFmt w:val="lowerLetter"/>
      <w:lvlText w:val="%5."/>
      <w:lvlJc w:val="left"/>
      <w:pPr>
        <w:ind w:left="3600" w:hanging="360"/>
      </w:pPr>
    </w:lvl>
    <w:lvl w:ilvl="5" w:tplc="4EFEEE20">
      <w:start w:val="1"/>
      <w:numFmt w:val="lowerRoman"/>
      <w:lvlText w:val="%6."/>
      <w:lvlJc w:val="right"/>
      <w:pPr>
        <w:ind w:left="4320" w:hanging="180"/>
      </w:pPr>
    </w:lvl>
    <w:lvl w:ilvl="6" w:tplc="0A84C614">
      <w:start w:val="1"/>
      <w:numFmt w:val="decimal"/>
      <w:lvlText w:val="%7."/>
      <w:lvlJc w:val="left"/>
      <w:pPr>
        <w:ind w:left="5040" w:hanging="360"/>
      </w:pPr>
    </w:lvl>
    <w:lvl w:ilvl="7" w:tplc="A27CE520">
      <w:start w:val="1"/>
      <w:numFmt w:val="lowerLetter"/>
      <w:lvlText w:val="%8."/>
      <w:lvlJc w:val="left"/>
      <w:pPr>
        <w:ind w:left="5760" w:hanging="360"/>
      </w:pPr>
    </w:lvl>
    <w:lvl w:ilvl="8" w:tplc="AFAE1F8A">
      <w:start w:val="1"/>
      <w:numFmt w:val="lowerRoman"/>
      <w:lvlText w:val="%9."/>
      <w:lvlJc w:val="right"/>
      <w:pPr>
        <w:ind w:left="6480" w:hanging="180"/>
      </w:pPr>
    </w:lvl>
  </w:abstractNum>
  <w:abstractNum w:abstractNumId="6" w15:restartNumberingAfterBreak="0">
    <w:nsid w:val="0C153754"/>
    <w:multiLevelType w:val="hybridMultilevel"/>
    <w:tmpl w:val="96BADF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0C70F022"/>
    <w:multiLevelType w:val="hybridMultilevel"/>
    <w:tmpl w:val="FFFFFFFF"/>
    <w:lvl w:ilvl="0" w:tplc="60C4C9FA">
      <w:start w:val="1"/>
      <w:numFmt w:val="lowerLetter"/>
      <w:lvlText w:val="%1."/>
      <w:lvlJc w:val="left"/>
      <w:pPr>
        <w:ind w:left="720" w:hanging="360"/>
      </w:pPr>
    </w:lvl>
    <w:lvl w:ilvl="1" w:tplc="00A876A6">
      <w:start w:val="1"/>
      <w:numFmt w:val="lowerLetter"/>
      <w:lvlText w:val="%2."/>
      <w:lvlJc w:val="left"/>
      <w:pPr>
        <w:ind w:left="1440" w:hanging="360"/>
      </w:pPr>
    </w:lvl>
    <w:lvl w:ilvl="2" w:tplc="3EAA7B5E">
      <w:start w:val="1"/>
      <w:numFmt w:val="lowerRoman"/>
      <w:lvlText w:val="%3."/>
      <w:lvlJc w:val="right"/>
      <w:pPr>
        <w:ind w:left="2160" w:hanging="180"/>
      </w:pPr>
    </w:lvl>
    <w:lvl w:ilvl="3" w:tplc="2CBA3D5C">
      <w:start w:val="1"/>
      <w:numFmt w:val="decimal"/>
      <w:lvlText w:val="%4."/>
      <w:lvlJc w:val="left"/>
      <w:pPr>
        <w:ind w:left="2880" w:hanging="360"/>
      </w:pPr>
    </w:lvl>
    <w:lvl w:ilvl="4" w:tplc="641CE322">
      <w:start w:val="1"/>
      <w:numFmt w:val="lowerLetter"/>
      <w:lvlText w:val="%5."/>
      <w:lvlJc w:val="left"/>
      <w:pPr>
        <w:ind w:left="3600" w:hanging="360"/>
      </w:pPr>
    </w:lvl>
    <w:lvl w:ilvl="5" w:tplc="21503F2E">
      <w:start w:val="1"/>
      <w:numFmt w:val="lowerRoman"/>
      <w:lvlText w:val="%6."/>
      <w:lvlJc w:val="right"/>
      <w:pPr>
        <w:ind w:left="4320" w:hanging="180"/>
      </w:pPr>
    </w:lvl>
    <w:lvl w:ilvl="6" w:tplc="1C463134">
      <w:start w:val="1"/>
      <w:numFmt w:val="decimal"/>
      <w:lvlText w:val="%7."/>
      <w:lvlJc w:val="left"/>
      <w:pPr>
        <w:ind w:left="5040" w:hanging="360"/>
      </w:pPr>
    </w:lvl>
    <w:lvl w:ilvl="7" w:tplc="E0C685F2">
      <w:start w:val="1"/>
      <w:numFmt w:val="lowerLetter"/>
      <w:lvlText w:val="%8."/>
      <w:lvlJc w:val="left"/>
      <w:pPr>
        <w:ind w:left="5760" w:hanging="360"/>
      </w:pPr>
    </w:lvl>
    <w:lvl w:ilvl="8" w:tplc="FE34B130">
      <w:start w:val="1"/>
      <w:numFmt w:val="lowerRoman"/>
      <w:lvlText w:val="%9."/>
      <w:lvlJc w:val="right"/>
      <w:pPr>
        <w:ind w:left="6480" w:hanging="180"/>
      </w:pPr>
    </w:lvl>
  </w:abstractNum>
  <w:abstractNum w:abstractNumId="8" w15:restartNumberingAfterBreak="0">
    <w:nsid w:val="182DEAA0"/>
    <w:multiLevelType w:val="hybridMultilevel"/>
    <w:tmpl w:val="FFFFFFFF"/>
    <w:lvl w:ilvl="0" w:tplc="F9AA8B82">
      <w:start w:val="1"/>
      <w:numFmt w:val="lowerLetter"/>
      <w:lvlText w:val="%1."/>
      <w:lvlJc w:val="left"/>
      <w:pPr>
        <w:ind w:left="720" w:hanging="360"/>
      </w:pPr>
    </w:lvl>
    <w:lvl w:ilvl="1" w:tplc="947E3C56">
      <w:start w:val="1"/>
      <w:numFmt w:val="lowerLetter"/>
      <w:lvlText w:val="%2."/>
      <w:lvlJc w:val="left"/>
      <w:pPr>
        <w:ind w:left="1440" w:hanging="360"/>
      </w:pPr>
    </w:lvl>
    <w:lvl w:ilvl="2" w:tplc="1B9451D4">
      <w:start w:val="1"/>
      <w:numFmt w:val="lowerRoman"/>
      <w:lvlText w:val="%3."/>
      <w:lvlJc w:val="right"/>
      <w:pPr>
        <w:ind w:left="2160" w:hanging="180"/>
      </w:pPr>
    </w:lvl>
    <w:lvl w:ilvl="3" w:tplc="B930FFDA">
      <w:start w:val="1"/>
      <w:numFmt w:val="decimal"/>
      <w:lvlText w:val="%4."/>
      <w:lvlJc w:val="left"/>
      <w:pPr>
        <w:ind w:left="2880" w:hanging="360"/>
      </w:pPr>
    </w:lvl>
    <w:lvl w:ilvl="4" w:tplc="F578ACA0">
      <w:start w:val="1"/>
      <w:numFmt w:val="lowerLetter"/>
      <w:lvlText w:val="%5."/>
      <w:lvlJc w:val="left"/>
      <w:pPr>
        <w:ind w:left="3600" w:hanging="360"/>
      </w:pPr>
    </w:lvl>
    <w:lvl w:ilvl="5" w:tplc="27228BD0">
      <w:start w:val="1"/>
      <w:numFmt w:val="lowerRoman"/>
      <w:lvlText w:val="%6."/>
      <w:lvlJc w:val="right"/>
      <w:pPr>
        <w:ind w:left="4320" w:hanging="180"/>
      </w:pPr>
    </w:lvl>
    <w:lvl w:ilvl="6" w:tplc="47944878">
      <w:start w:val="1"/>
      <w:numFmt w:val="decimal"/>
      <w:lvlText w:val="%7."/>
      <w:lvlJc w:val="left"/>
      <w:pPr>
        <w:ind w:left="5040" w:hanging="360"/>
      </w:pPr>
    </w:lvl>
    <w:lvl w:ilvl="7" w:tplc="93466F5E">
      <w:start w:val="1"/>
      <w:numFmt w:val="lowerLetter"/>
      <w:lvlText w:val="%8."/>
      <w:lvlJc w:val="left"/>
      <w:pPr>
        <w:ind w:left="5760" w:hanging="360"/>
      </w:pPr>
    </w:lvl>
    <w:lvl w:ilvl="8" w:tplc="F514BA9C">
      <w:start w:val="1"/>
      <w:numFmt w:val="lowerRoman"/>
      <w:lvlText w:val="%9."/>
      <w:lvlJc w:val="right"/>
      <w:pPr>
        <w:ind w:left="6480" w:hanging="180"/>
      </w:pPr>
    </w:lvl>
  </w:abstractNum>
  <w:abstractNum w:abstractNumId="9" w15:restartNumberingAfterBreak="0">
    <w:nsid w:val="1F070981"/>
    <w:multiLevelType w:val="hybridMultilevel"/>
    <w:tmpl w:val="9404DD0C"/>
    <w:lvl w:ilvl="0" w:tplc="82D2391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222A50FD"/>
    <w:multiLevelType w:val="hybridMultilevel"/>
    <w:tmpl w:val="313876CE"/>
    <w:lvl w:ilvl="0" w:tplc="FFFFFFFF">
      <w:start w:val="1"/>
      <w:numFmt w:val="lowerLetter"/>
      <w:lvlText w:val="%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4D03801"/>
    <w:multiLevelType w:val="hybridMultilevel"/>
    <w:tmpl w:val="FFFFFFFF"/>
    <w:lvl w:ilvl="0" w:tplc="8B248E94">
      <w:start w:val="1"/>
      <w:numFmt w:val="decimal"/>
      <w:lvlText w:val="%1."/>
      <w:lvlJc w:val="left"/>
      <w:pPr>
        <w:ind w:left="720" w:hanging="360"/>
      </w:pPr>
    </w:lvl>
    <w:lvl w:ilvl="1" w:tplc="63FE9364">
      <w:start w:val="1"/>
      <w:numFmt w:val="lowerLetter"/>
      <w:lvlText w:val="%2."/>
      <w:lvlJc w:val="left"/>
      <w:pPr>
        <w:ind w:left="1440" w:hanging="360"/>
      </w:pPr>
    </w:lvl>
    <w:lvl w:ilvl="2" w:tplc="DD20A188">
      <w:start w:val="1"/>
      <w:numFmt w:val="lowerRoman"/>
      <w:lvlText w:val="%3."/>
      <w:lvlJc w:val="right"/>
      <w:pPr>
        <w:ind w:left="2160" w:hanging="180"/>
      </w:pPr>
    </w:lvl>
    <w:lvl w:ilvl="3" w:tplc="50C8763E">
      <w:start w:val="1"/>
      <w:numFmt w:val="decimal"/>
      <w:lvlText w:val="%4."/>
      <w:lvlJc w:val="left"/>
      <w:pPr>
        <w:ind w:left="2880" w:hanging="360"/>
      </w:pPr>
    </w:lvl>
    <w:lvl w:ilvl="4" w:tplc="9CD2BFA6">
      <w:start w:val="1"/>
      <w:numFmt w:val="lowerLetter"/>
      <w:lvlText w:val="%5."/>
      <w:lvlJc w:val="left"/>
      <w:pPr>
        <w:ind w:left="3600" w:hanging="360"/>
      </w:pPr>
    </w:lvl>
    <w:lvl w:ilvl="5" w:tplc="C13A63D2">
      <w:start w:val="1"/>
      <w:numFmt w:val="lowerRoman"/>
      <w:lvlText w:val="%6."/>
      <w:lvlJc w:val="right"/>
      <w:pPr>
        <w:ind w:left="4320" w:hanging="180"/>
      </w:pPr>
    </w:lvl>
    <w:lvl w:ilvl="6" w:tplc="0FBCFA98">
      <w:start w:val="1"/>
      <w:numFmt w:val="decimal"/>
      <w:lvlText w:val="%7."/>
      <w:lvlJc w:val="left"/>
      <w:pPr>
        <w:ind w:left="5040" w:hanging="360"/>
      </w:pPr>
    </w:lvl>
    <w:lvl w:ilvl="7" w:tplc="315A9842">
      <w:start w:val="1"/>
      <w:numFmt w:val="lowerLetter"/>
      <w:lvlText w:val="%8."/>
      <w:lvlJc w:val="left"/>
      <w:pPr>
        <w:ind w:left="5760" w:hanging="360"/>
      </w:pPr>
    </w:lvl>
    <w:lvl w:ilvl="8" w:tplc="8D6CF95A">
      <w:start w:val="1"/>
      <w:numFmt w:val="lowerRoman"/>
      <w:lvlText w:val="%9."/>
      <w:lvlJc w:val="right"/>
      <w:pPr>
        <w:ind w:left="6480" w:hanging="180"/>
      </w:pPr>
    </w:lvl>
  </w:abstractNum>
  <w:abstractNum w:abstractNumId="12" w15:restartNumberingAfterBreak="0">
    <w:nsid w:val="250D2E8A"/>
    <w:multiLevelType w:val="hybridMultilevel"/>
    <w:tmpl w:val="03AC18FE"/>
    <w:lvl w:ilvl="0" w:tplc="E7F8A394">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DED21FB"/>
    <w:multiLevelType w:val="hybridMultilevel"/>
    <w:tmpl w:val="313876CE"/>
    <w:lvl w:ilvl="0" w:tplc="FFFFFFFF">
      <w:start w:val="1"/>
      <w:numFmt w:val="lowerLetter"/>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4" w15:restartNumberingAfterBreak="0">
    <w:nsid w:val="2FC023AF"/>
    <w:multiLevelType w:val="hybridMultilevel"/>
    <w:tmpl w:val="FFFFFFFF"/>
    <w:lvl w:ilvl="0" w:tplc="4FEC7E1A">
      <w:start w:val="1"/>
      <w:numFmt w:val="upperLetter"/>
      <w:lvlText w:val="%1."/>
      <w:lvlJc w:val="left"/>
      <w:pPr>
        <w:ind w:left="720" w:hanging="360"/>
      </w:pPr>
    </w:lvl>
    <w:lvl w:ilvl="1" w:tplc="0F2682E2">
      <w:start w:val="1"/>
      <w:numFmt w:val="lowerLetter"/>
      <w:lvlText w:val="%2."/>
      <w:lvlJc w:val="left"/>
      <w:pPr>
        <w:ind w:left="1440" w:hanging="360"/>
      </w:pPr>
    </w:lvl>
    <w:lvl w:ilvl="2" w:tplc="8DCAE588">
      <w:start w:val="1"/>
      <w:numFmt w:val="lowerRoman"/>
      <w:lvlText w:val="%3."/>
      <w:lvlJc w:val="right"/>
      <w:pPr>
        <w:ind w:left="2160" w:hanging="180"/>
      </w:pPr>
    </w:lvl>
    <w:lvl w:ilvl="3" w:tplc="1F78C01A">
      <w:start w:val="1"/>
      <w:numFmt w:val="decimal"/>
      <w:lvlText w:val="%4."/>
      <w:lvlJc w:val="left"/>
      <w:pPr>
        <w:ind w:left="2880" w:hanging="360"/>
      </w:pPr>
    </w:lvl>
    <w:lvl w:ilvl="4" w:tplc="30EC5AF0">
      <w:start w:val="1"/>
      <w:numFmt w:val="lowerLetter"/>
      <w:lvlText w:val="%5."/>
      <w:lvlJc w:val="left"/>
      <w:pPr>
        <w:ind w:left="3600" w:hanging="360"/>
      </w:pPr>
    </w:lvl>
    <w:lvl w:ilvl="5" w:tplc="46FA4D70">
      <w:start w:val="1"/>
      <w:numFmt w:val="lowerRoman"/>
      <w:lvlText w:val="%6."/>
      <w:lvlJc w:val="right"/>
      <w:pPr>
        <w:ind w:left="4320" w:hanging="180"/>
      </w:pPr>
    </w:lvl>
    <w:lvl w:ilvl="6" w:tplc="53344FF0">
      <w:start w:val="1"/>
      <w:numFmt w:val="decimal"/>
      <w:lvlText w:val="%7."/>
      <w:lvlJc w:val="left"/>
      <w:pPr>
        <w:ind w:left="5040" w:hanging="360"/>
      </w:pPr>
    </w:lvl>
    <w:lvl w:ilvl="7" w:tplc="17600F90">
      <w:start w:val="1"/>
      <w:numFmt w:val="lowerLetter"/>
      <w:lvlText w:val="%8."/>
      <w:lvlJc w:val="left"/>
      <w:pPr>
        <w:ind w:left="5760" w:hanging="360"/>
      </w:pPr>
    </w:lvl>
    <w:lvl w:ilvl="8" w:tplc="6D4EBC80">
      <w:start w:val="1"/>
      <w:numFmt w:val="lowerRoman"/>
      <w:lvlText w:val="%9."/>
      <w:lvlJc w:val="right"/>
      <w:pPr>
        <w:ind w:left="6480" w:hanging="180"/>
      </w:pPr>
    </w:lvl>
  </w:abstractNum>
  <w:abstractNum w:abstractNumId="15" w15:restartNumberingAfterBreak="0">
    <w:nsid w:val="31DE4521"/>
    <w:multiLevelType w:val="hybridMultilevel"/>
    <w:tmpl w:val="392A4CC2"/>
    <w:lvl w:ilvl="0" w:tplc="43F6AC0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367D8C2B"/>
    <w:multiLevelType w:val="hybridMultilevel"/>
    <w:tmpl w:val="FFFFFFFF"/>
    <w:lvl w:ilvl="0" w:tplc="58284D32">
      <w:start w:val="1"/>
      <w:numFmt w:val="lowerLetter"/>
      <w:lvlText w:val="%1."/>
      <w:lvlJc w:val="left"/>
      <w:pPr>
        <w:ind w:left="720" w:hanging="360"/>
      </w:pPr>
    </w:lvl>
    <w:lvl w:ilvl="1" w:tplc="FE4AF9E8">
      <w:start w:val="1"/>
      <w:numFmt w:val="lowerLetter"/>
      <w:lvlText w:val="%2."/>
      <w:lvlJc w:val="left"/>
      <w:pPr>
        <w:ind w:left="1440" w:hanging="360"/>
      </w:pPr>
    </w:lvl>
    <w:lvl w:ilvl="2" w:tplc="C5B0A654">
      <w:start w:val="1"/>
      <w:numFmt w:val="lowerRoman"/>
      <w:lvlText w:val="%3."/>
      <w:lvlJc w:val="right"/>
      <w:pPr>
        <w:ind w:left="2160" w:hanging="180"/>
      </w:pPr>
    </w:lvl>
    <w:lvl w:ilvl="3" w:tplc="88465566">
      <w:start w:val="1"/>
      <w:numFmt w:val="decimal"/>
      <w:lvlText w:val="%4."/>
      <w:lvlJc w:val="left"/>
      <w:pPr>
        <w:ind w:left="2880" w:hanging="360"/>
      </w:pPr>
    </w:lvl>
    <w:lvl w:ilvl="4" w:tplc="B5C01BFA">
      <w:start w:val="1"/>
      <w:numFmt w:val="lowerLetter"/>
      <w:lvlText w:val="%5."/>
      <w:lvlJc w:val="left"/>
      <w:pPr>
        <w:ind w:left="3600" w:hanging="360"/>
      </w:pPr>
    </w:lvl>
    <w:lvl w:ilvl="5" w:tplc="CFC8E892">
      <w:start w:val="1"/>
      <w:numFmt w:val="lowerRoman"/>
      <w:lvlText w:val="%6."/>
      <w:lvlJc w:val="right"/>
      <w:pPr>
        <w:ind w:left="4320" w:hanging="180"/>
      </w:pPr>
    </w:lvl>
    <w:lvl w:ilvl="6" w:tplc="B52AADF2">
      <w:start w:val="1"/>
      <w:numFmt w:val="decimal"/>
      <w:lvlText w:val="%7."/>
      <w:lvlJc w:val="left"/>
      <w:pPr>
        <w:ind w:left="5040" w:hanging="360"/>
      </w:pPr>
    </w:lvl>
    <w:lvl w:ilvl="7" w:tplc="BD2AA0C2">
      <w:start w:val="1"/>
      <w:numFmt w:val="lowerLetter"/>
      <w:lvlText w:val="%8."/>
      <w:lvlJc w:val="left"/>
      <w:pPr>
        <w:ind w:left="5760" w:hanging="360"/>
      </w:pPr>
    </w:lvl>
    <w:lvl w:ilvl="8" w:tplc="D9CE5204">
      <w:start w:val="1"/>
      <w:numFmt w:val="lowerRoman"/>
      <w:lvlText w:val="%9."/>
      <w:lvlJc w:val="right"/>
      <w:pPr>
        <w:ind w:left="6480" w:hanging="180"/>
      </w:pPr>
    </w:lvl>
  </w:abstractNum>
  <w:abstractNum w:abstractNumId="17" w15:restartNumberingAfterBreak="0">
    <w:nsid w:val="3891C4B9"/>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E5B9802"/>
    <w:multiLevelType w:val="hybridMultilevel"/>
    <w:tmpl w:val="8474EDE4"/>
    <w:lvl w:ilvl="0" w:tplc="18D2B922">
      <w:start w:val="1"/>
      <w:numFmt w:val="upperLetter"/>
      <w:lvlText w:val="%1."/>
      <w:lvlJc w:val="left"/>
      <w:pPr>
        <w:ind w:left="720" w:hanging="360"/>
      </w:pPr>
    </w:lvl>
    <w:lvl w:ilvl="1" w:tplc="E43EAE4E">
      <w:start w:val="1"/>
      <w:numFmt w:val="lowerLetter"/>
      <w:lvlText w:val="%2."/>
      <w:lvlJc w:val="left"/>
      <w:pPr>
        <w:ind w:left="1440" w:hanging="360"/>
      </w:pPr>
    </w:lvl>
    <w:lvl w:ilvl="2" w:tplc="984AB510">
      <w:start w:val="1"/>
      <w:numFmt w:val="lowerRoman"/>
      <w:lvlText w:val="%3."/>
      <w:lvlJc w:val="right"/>
      <w:pPr>
        <w:ind w:left="2160" w:hanging="180"/>
      </w:pPr>
    </w:lvl>
    <w:lvl w:ilvl="3" w:tplc="C2C0CFBE">
      <w:start w:val="1"/>
      <w:numFmt w:val="decimal"/>
      <w:lvlText w:val="%4."/>
      <w:lvlJc w:val="left"/>
      <w:pPr>
        <w:ind w:left="2880" w:hanging="360"/>
      </w:pPr>
    </w:lvl>
    <w:lvl w:ilvl="4" w:tplc="2E3401BC">
      <w:start w:val="1"/>
      <w:numFmt w:val="lowerLetter"/>
      <w:lvlText w:val="%5."/>
      <w:lvlJc w:val="left"/>
      <w:pPr>
        <w:ind w:left="3600" w:hanging="360"/>
      </w:pPr>
    </w:lvl>
    <w:lvl w:ilvl="5" w:tplc="F4400714">
      <w:start w:val="1"/>
      <w:numFmt w:val="lowerRoman"/>
      <w:lvlText w:val="%6."/>
      <w:lvlJc w:val="right"/>
      <w:pPr>
        <w:ind w:left="4320" w:hanging="180"/>
      </w:pPr>
    </w:lvl>
    <w:lvl w:ilvl="6" w:tplc="CAD28AF0">
      <w:start w:val="1"/>
      <w:numFmt w:val="decimal"/>
      <w:lvlText w:val="%7."/>
      <w:lvlJc w:val="left"/>
      <w:pPr>
        <w:ind w:left="5040" w:hanging="360"/>
      </w:pPr>
    </w:lvl>
    <w:lvl w:ilvl="7" w:tplc="AD366CB8">
      <w:start w:val="1"/>
      <w:numFmt w:val="lowerLetter"/>
      <w:lvlText w:val="%8."/>
      <w:lvlJc w:val="left"/>
      <w:pPr>
        <w:ind w:left="5760" w:hanging="360"/>
      </w:pPr>
    </w:lvl>
    <w:lvl w:ilvl="8" w:tplc="34B2FFF6">
      <w:start w:val="1"/>
      <w:numFmt w:val="lowerRoman"/>
      <w:lvlText w:val="%9."/>
      <w:lvlJc w:val="right"/>
      <w:pPr>
        <w:ind w:left="6480" w:hanging="180"/>
      </w:pPr>
    </w:lvl>
  </w:abstractNum>
  <w:abstractNum w:abstractNumId="19" w15:restartNumberingAfterBreak="0">
    <w:nsid w:val="3EC13815"/>
    <w:multiLevelType w:val="hybridMultilevel"/>
    <w:tmpl w:val="313876CE"/>
    <w:lvl w:ilvl="0" w:tplc="4A88CDD0">
      <w:start w:val="1"/>
      <w:numFmt w:val="lowerLetter"/>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3F87078C"/>
    <w:multiLevelType w:val="hybridMultilevel"/>
    <w:tmpl w:val="8A9E3EAA"/>
    <w:lvl w:ilvl="0" w:tplc="7814FE7E">
      <w:start w:val="1"/>
      <w:numFmt w:val="upperLetter"/>
      <w:lvlText w:val="%1."/>
      <w:lvlJc w:val="left"/>
      <w:pPr>
        <w:ind w:left="720" w:hanging="360"/>
      </w:pPr>
    </w:lvl>
    <w:lvl w:ilvl="1" w:tplc="E1EEE71A">
      <w:start w:val="1"/>
      <w:numFmt w:val="lowerLetter"/>
      <w:lvlText w:val="%2."/>
      <w:lvlJc w:val="left"/>
      <w:pPr>
        <w:ind w:left="1440" w:hanging="360"/>
      </w:pPr>
    </w:lvl>
    <w:lvl w:ilvl="2" w:tplc="5030D0BA">
      <w:start w:val="1"/>
      <w:numFmt w:val="lowerRoman"/>
      <w:lvlText w:val="%3."/>
      <w:lvlJc w:val="right"/>
      <w:pPr>
        <w:ind w:left="2160" w:hanging="180"/>
      </w:pPr>
    </w:lvl>
    <w:lvl w:ilvl="3" w:tplc="E8CA1AFA">
      <w:start w:val="1"/>
      <w:numFmt w:val="decimal"/>
      <w:lvlText w:val="%4."/>
      <w:lvlJc w:val="left"/>
      <w:pPr>
        <w:ind w:left="2880" w:hanging="360"/>
      </w:pPr>
    </w:lvl>
    <w:lvl w:ilvl="4" w:tplc="31A271E4">
      <w:start w:val="1"/>
      <w:numFmt w:val="lowerLetter"/>
      <w:lvlText w:val="%5."/>
      <w:lvlJc w:val="left"/>
      <w:pPr>
        <w:ind w:left="3600" w:hanging="360"/>
      </w:pPr>
    </w:lvl>
    <w:lvl w:ilvl="5" w:tplc="CA6AD078">
      <w:start w:val="1"/>
      <w:numFmt w:val="lowerRoman"/>
      <w:lvlText w:val="%6."/>
      <w:lvlJc w:val="right"/>
      <w:pPr>
        <w:ind w:left="4320" w:hanging="180"/>
      </w:pPr>
    </w:lvl>
    <w:lvl w:ilvl="6" w:tplc="292CC414">
      <w:start w:val="1"/>
      <w:numFmt w:val="decimal"/>
      <w:lvlText w:val="%7."/>
      <w:lvlJc w:val="left"/>
      <w:pPr>
        <w:ind w:left="5040" w:hanging="360"/>
      </w:pPr>
    </w:lvl>
    <w:lvl w:ilvl="7" w:tplc="C3529DCE">
      <w:start w:val="1"/>
      <w:numFmt w:val="lowerLetter"/>
      <w:lvlText w:val="%8."/>
      <w:lvlJc w:val="left"/>
      <w:pPr>
        <w:ind w:left="5760" w:hanging="360"/>
      </w:pPr>
    </w:lvl>
    <w:lvl w:ilvl="8" w:tplc="89E82E94">
      <w:start w:val="1"/>
      <w:numFmt w:val="lowerRoman"/>
      <w:lvlText w:val="%9."/>
      <w:lvlJc w:val="right"/>
      <w:pPr>
        <w:ind w:left="6480" w:hanging="180"/>
      </w:pPr>
    </w:lvl>
  </w:abstractNum>
  <w:abstractNum w:abstractNumId="21" w15:restartNumberingAfterBreak="0">
    <w:nsid w:val="4098FCF1"/>
    <w:multiLevelType w:val="hybridMultilevel"/>
    <w:tmpl w:val="98FEEF7A"/>
    <w:lvl w:ilvl="0" w:tplc="D0D87BCE">
      <w:start w:val="1"/>
      <w:numFmt w:val="decimal"/>
      <w:lvlText w:val="%1."/>
      <w:lvlJc w:val="left"/>
      <w:pPr>
        <w:ind w:left="720" w:hanging="360"/>
      </w:pPr>
    </w:lvl>
    <w:lvl w:ilvl="1" w:tplc="30A6CF8E">
      <w:start w:val="1"/>
      <w:numFmt w:val="lowerLetter"/>
      <w:lvlText w:val="%2."/>
      <w:lvlJc w:val="left"/>
      <w:pPr>
        <w:ind w:left="1440" w:hanging="360"/>
      </w:pPr>
    </w:lvl>
    <w:lvl w:ilvl="2" w:tplc="2CC6F722">
      <w:start w:val="1"/>
      <w:numFmt w:val="lowerRoman"/>
      <w:lvlText w:val="%3."/>
      <w:lvlJc w:val="right"/>
      <w:pPr>
        <w:ind w:left="2160" w:hanging="180"/>
      </w:pPr>
    </w:lvl>
    <w:lvl w:ilvl="3" w:tplc="8B105A24">
      <w:start w:val="1"/>
      <w:numFmt w:val="decimal"/>
      <w:lvlText w:val="%4."/>
      <w:lvlJc w:val="left"/>
      <w:pPr>
        <w:ind w:left="2880" w:hanging="360"/>
      </w:pPr>
    </w:lvl>
    <w:lvl w:ilvl="4" w:tplc="B1269F10">
      <w:start w:val="1"/>
      <w:numFmt w:val="lowerLetter"/>
      <w:lvlText w:val="%5."/>
      <w:lvlJc w:val="left"/>
      <w:pPr>
        <w:ind w:left="3600" w:hanging="360"/>
      </w:pPr>
    </w:lvl>
    <w:lvl w:ilvl="5" w:tplc="D3087D6E">
      <w:start w:val="1"/>
      <w:numFmt w:val="lowerRoman"/>
      <w:lvlText w:val="%6."/>
      <w:lvlJc w:val="right"/>
      <w:pPr>
        <w:ind w:left="4320" w:hanging="180"/>
      </w:pPr>
    </w:lvl>
    <w:lvl w:ilvl="6" w:tplc="45DEA754">
      <w:start w:val="1"/>
      <w:numFmt w:val="decimal"/>
      <w:lvlText w:val="%7."/>
      <w:lvlJc w:val="left"/>
      <w:pPr>
        <w:ind w:left="5040" w:hanging="360"/>
      </w:pPr>
    </w:lvl>
    <w:lvl w:ilvl="7" w:tplc="BBD2EF18">
      <w:start w:val="1"/>
      <w:numFmt w:val="lowerLetter"/>
      <w:lvlText w:val="%8."/>
      <w:lvlJc w:val="left"/>
      <w:pPr>
        <w:ind w:left="5760" w:hanging="360"/>
      </w:pPr>
    </w:lvl>
    <w:lvl w:ilvl="8" w:tplc="FEB2A0C8">
      <w:start w:val="1"/>
      <w:numFmt w:val="lowerRoman"/>
      <w:lvlText w:val="%9."/>
      <w:lvlJc w:val="right"/>
      <w:pPr>
        <w:ind w:left="6480" w:hanging="180"/>
      </w:pPr>
    </w:lvl>
  </w:abstractNum>
  <w:abstractNum w:abstractNumId="22" w15:restartNumberingAfterBreak="0">
    <w:nsid w:val="43337DBE"/>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35CC8A8"/>
    <w:multiLevelType w:val="hybridMultilevel"/>
    <w:tmpl w:val="FFFFFFFF"/>
    <w:lvl w:ilvl="0" w:tplc="6340F9BA">
      <w:start w:val="1"/>
      <w:numFmt w:val="decimal"/>
      <w:lvlText w:val="%1."/>
      <w:lvlJc w:val="left"/>
      <w:pPr>
        <w:ind w:left="720" w:hanging="360"/>
      </w:pPr>
    </w:lvl>
    <w:lvl w:ilvl="1" w:tplc="039A7F26">
      <w:start w:val="1"/>
      <w:numFmt w:val="lowerLetter"/>
      <w:lvlText w:val="%2."/>
      <w:lvlJc w:val="left"/>
      <w:pPr>
        <w:ind w:left="1440" w:hanging="360"/>
      </w:pPr>
    </w:lvl>
    <w:lvl w:ilvl="2" w:tplc="74C06A68">
      <w:start w:val="1"/>
      <w:numFmt w:val="lowerRoman"/>
      <w:lvlText w:val="%3."/>
      <w:lvlJc w:val="right"/>
      <w:pPr>
        <w:ind w:left="2160" w:hanging="180"/>
      </w:pPr>
    </w:lvl>
    <w:lvl w:ilvl="3" w:tplc="9050E86E">
      <w:start w:val="1"/>
      <w:numFmt w:val="decimal"/>
      <w:lvlText w:val="%4."/>
      <w:lvlJc w:val="left"/>
      <w:pPr>
        <w:ind w:left="2880" w:hanging="360"/>
      </w:pPr>
    </w:lvl>
    <w:lvl w:ilvl="4" w:tplc="7C36C9A0">
      <w:start w:val="1"/>
      <w:numFmt w:val="lowerLetter"/>
      <w:lvlText w:val="%5."/>
      <w:lvlJc w:val="left"/>
      <w:pPr>
        <w:ind w:left="3600" w:hanging="360"/>
      </w:pPr>
    </w:lvl>
    <w:lvl w:ilvl="5" w:tplc="812637D2">
      <w:start w:val="1"/>
      <w:numFmt w:val="lowerRoman"/>
      <w:lvlText w:val="%6."/>
      <w:lvlJc w:val="right"/>
      <w:pPr>
        <w:ind w:left="4320" w:hanging="180"/>
      </w:pPr>
    </w:lvl>
    <w:lvl w:ilvl="6" w:tplc="03F063CE">
      <w:start w:val="1"/>
      <w:numFmt w:val="decimal"/>
      <w:lvlText w:val="%7."/>
      <w:lvlJc w:val="left"/>
      <w:pPr>
        <w:ind w:left="5040" w:hanging="360"/>
      </w:pPr>
    </w:lvl>
    <w:lvl w:ilvl="7" w:tplc="44F2743A">
      <w:start w:val="1"/>
      <w:numFmt w:val="lowerLetter"/>
      <w:lvlText w:val="%8."/>
      <w:lvlJc w:val="left"/>
      <w:pPr>
        <w:ind w:left="5760" w:hanging="360"/>
      </w:pPr>
    </w:lvl>
    <w:lvl w:ilvl="8" w:tplc="775EE9BE">
      <w:start w:val="1"/>
      <w:numFmt w:val="lowerRoman"/>
      <w:lvlText w:val="%9."/>
      <w:lvlJc w:val="right"/>
      <w:pPr>
        <w:ind w:left="6480" w:hanging="180"/>
      </w:pPr>
    </w:lvl>
  </w:abstractNum>
  <w:abstractNum w:abstractNumId="24" w15:restartNumberingAfterBreak="0">
    <w:nsid w:val="43A1F9E7"/>
    <w:multiLevelType w:val="hybridMultilevel"/>
    <w:tmpl w:val="FFFFFFFF"/>
    <w:lvl w:ilvl="0" w:tplc="17883008">
      <w:start w:val="1"/>
      <w:numFmt w:val="lowerLetter"/>
      <w:lvlText w:val="%1."/>
      <w:lvlJc w:val="left"/>
      <w:pPr>
        <w:ind w:left="720" w:hanging="360"/>
      </w:pPr>
    </w:lvl>
    <w:lvl w:ilvl="1" w:tplc="111A5CB6">
      <w:start w:val="1"/>
      <w:numFmt w:val="lowerLetter"/>
      <w:lvlText w:val="%2."/>
      <w:lvlJc w:val="left"/>
      <w:pPr>
        <w:ind w:left="1440" w:hanging="360"/>
      </w:pPr>
    </w:lvl>
    <w:lvl w:ilvl="2" w:tplc="22BE2614">
      <w:start w:val="1"/>
      <w:numFmt w:val="lowerRoman"/>
      <w:lvlText w:val="%3."/>
      <w:lvlJc w:val="right"/>
      <w:pPr>
        <w:ind w:left="2160" w:hanging="180"/>
      </w:pPr>
    </w:lvl>
    <w:lvl w:ilvl="3" w:tplc="2C1220C0">
      <w:start w:val="1"/>
      <w:numFmt w:val="decimal"/>
      <w:lvlText w:val="%4."/>
      <w:lvlJc w:val="left"/>
      <w:pPr>
        <w:ind w:left="2880" w:hanging="360"/>
      </w:pPr>
    </w:lvl>
    <w:lvl w:ilvl="4" w:tplc="C7F6B992">
      <w:start w:val="1"/>
      <w:numFmt w:val="lowerLetter"/>
      <w:lvlText w:val="%5."/>
      <w:lvlJc w:val="left"/>
      <w:pPr>
        <w:ind w:left="3600" w:hanging="360"/>
      </w:pPr>
    </w:lvl>
    <w:lvl w:ilvl="5" w:tplc="A00EBD56">
      <w:start w:val="1"/>
      <w:numFmt w:val="lowerRoman"/>
      <w:lvlText w:val="%6."/>
      <w:lvlJc w:val="right"/>
      <w:pPr>
        <w:ind w:left="4320" w:hanging="180"/>
      </w:pPr>
    </w:lvl>
    <w:lvl w:ilvl="6" w:tplc="1D92B77E">
      <w:start w:val="1"/>
      <w:numFmt w:val="decimal"/>
      <w:lvlText w:val="%7."/>
      <w:lvlJc w:val="left"/>
      <w:pPr>
        <w:ind w:left="5040" w:hanging="360"/>
      </w:pPr>
    </w:lvl>
    <w:lvl w:ilvl="7" w:tplc="10B41EBC">
      <w:start w:val="1"/>
      <w:numFmt w:val="lowerLetter"/>
      <w:lvlText w:val="%8."/>
      <w:lvlJc w:val="left"/>
      <w:pPr>
        <w:ind w:left="5760" w:hanging="360"/>
      </w:pPr>
    </w:lvl>
    <w:lvl w:ilvl="8" w:tplc="8430C5FA">
      <w:start w:val="1"/>
      <w:numFmt w:val="lowerRoman"/>
      <w:lvlText w:val="%9."/>
      <w:lvlJc w:val="right"/>
      <w:pPr>
        <w:ind w:left="6480" w:hanging="180"/>
      </w:pPr>
    </w:lvl>
  </w:abstractNum>
  <w:abstractNum w:abstractNumId="25" w15:restartNumberingAfterBreak="0">
    <w:nsid w:val="44D8BC1D"/>
    <w:multiLevelType w:val="hybridMultilevel"/>
    <w:tmpl w:val="FFFFFFFF"/>
    <w:lvl w:ilvl="0" w:tplc="890AC5CE">
      <w:start w:val="1"/>
      <w:numFmt w:val="decimal"/>
      <w:lvlText w:val="%1."/>
      <w:lvlJc w:val="left"/>
      <w:pPr>
        <w:ind w:left="720" w:hanging="360"/>
      </w:pPr>
    </w:lvl>
    <w:lvl w:ilvl="1" w:tplc="E4A64962">
      <w:start w:val="1"/>
      <w:numFmt w:val="lowerLetter"/>
      <w:lvlText w:val="%2."/>
      <w:lvlJc w:val="left"/>
      <w:pPr>
        <w:ind w:left="1440" w:hanging="360"/>
      </w:pPr>
    </w:lvl>
    <w:lvl w:ilvl="2" w:tplc="C3D449A0">
      <w:start w:val="1"/>
      <w:numFmt w:val="lowerRoman"/>
      <w:lvlText w:val="%3."/>
      <w:lvlJc w:val="right"/>
      <w:pPr>
        <w:ind w:left="2160" w:hanging="180"/>
      </w:pPr>
    </w:lvl>
    <w:lvl w:ilvl="3" w:tplc="F0489882">
      <w:start w:val="1"/>
      <w:numFmt w:val="decimal"/>
      <w:lvlText w:val="%4."/>
      <w:lvlJc w:val="left"/>
      <w:pPr>
        <w:ind w:left="2880" w:hanging="360"/>
      </w:pPr>
    </w:lvl>
    <w:lvl w:ilvl="4" w:tplc="46D85ED4">
      <w:start w:val="1"/>
      <w:numFmt w:val="lowerLetter"/>
      <w:lvlText w:val="%5."/>
      <w:lvlJc w:val="left"/>
      <w:pPr>
        <w:ind w:left="3600" w:hanging="360"/>
      </w:pPr>
    </w:lvl>
    <w:lvl w:ilvl="5" w:tplc="64209EBC">
      <w:start w:val="1"/>
      <w:numFmt w:val="lowerRoman"/>
      <w:lvlText w:val="%6."/>
      <w:lvlJc w:val="right"/>
      <w:pPr>
        <w:ind w:left="4320" w:hanging="180"/>
      </w:pPr>
    </w:lvl>
    <w:lvl w:ilvl="6" w:tplc="30A0D73A">
      <w:start w:val="1"/>
      <w:numFmt w:val="decimal"/>
      <w:lvlText w:val="%7."/>
      <w:lvlJc w:val="left"/>
      <w:pPr>
        <w:ind w:left="5040" w:hanging="360"/>
      </w:pPr>
    </w:lvl>
    <w:lvl w:ilvl="7" w:tplc="45123154">
      <w:start w:val="1"/>
      <w:numFmt w:val="lowerLetter"/>
      <w:lvlText w:val="%8."/>
      <w:lvlJc w:val="left"/>
      <w:pPr>
        <w:ind w:left="5760" w:hanging="360"/>
      </w:pPr>
    </w:lvl>
    <w:lvl w:ilvl="8" w:tplc="B942AF76">
      <w:start w:val="1"/>
      <w:numFmt w:val="lowerRoman"/>
      <w:lvlText w:val="%9."/>
      <w:lvlJc w:val="right"/>
      <w:pPr>
        <w:ind w:left="6480" w:hanging="180"/>
      </w:pPr>
    </w:lvl>
  </w:abstractNum>
  <w:abstractNum w:abstractNumId="26" w15:restartNumberingAfterBreak="0">
    <w:nsid w:val="48216CFB"/>
    <w:multiLevelType w:val="hybridMultilevel"/>
    <w:tmpl w:val="4D9CDB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4FE832EE"/>
    <w:multiLevelType w:val="hybridMultilevel"/>
    <w:tmpl w:val="B4B899DA"/>
    <w:lvl w:ilvl="0" w:tplc="C610E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3897F3C"/>
    <w:multiLevelType w:val="hybridMultilevel"/>
    <w:tmpl w:val="FFFFFFFF"/>
    <w:lvl w:ilvl="0" w:tplc="14B0E412">
      <w:start w:val="1"/>
      <w:numFmt w:val="lowerLetter"/>
      <w:lvlText w:val="%1."/>
      <w:lvlJc w:val="left"/>
      <w:pPr>
        <w:ind w:left="720" w:hanging="360"/>
      </w:pPr>
    </w:lvl>
    <w:lvl w:ilvl="1" w:tplc="06ECD612">
      <w:start w:val="1"/>
      <w:numFmt w:val="lowerLetter"/>
      <w:lvlText w:val="%2."/>
      <w:lvlJc w:val="left"/>
      <w:pPr>
        <w:ind w:left="1440" w:hanging="360"/>
      </w:pPr>
    </w:lvl>
    <w:lvl w:ilvl="2" w:tplc="1B3AE8FA">
      <w:start w:val="1"/>
      <w:numFmt w:val="lowerRoman"/>
      <w:lvlText w:val="%3."/>
      <w:lvlJc w:val="right"/>
      <w:pPr>
        <w:ind w:left="2160" w:hanging="180"/>
      </w:pPr>
    </w:lvl>
    <w:lvl w:ilvl="3" w:tplc="46CED91A">
      <w:start w:val="1"/>
      <w:numFmt w:val="decimal"/>
      <w:lvlText w:val="%4."/>
      <w:lvlJc w:val="left"/>
      <w:pPr>
        <w:ind w:left="2880" w:hanging="360"/>
      </w:pPr>
    </w:lvl>
    <w:lvl w:ilvl="4" w:tplc="6E9A7B7C">
      <w:start w:val="1"/>
      <w:numFmt w:val="lowerLetter"/>
      <w:lvlText w:val="%5."/>
      <w:lvlJc w:val="left"/>
      <w:pPr>
        <w:ind w:left="3600" w:hanging="360"/>
      </w:pPr>
    </w:lvl>
    <w:lvl w:ilvl="5" w:tplc="C4520620">
      <w:start w:val="1"/>
      <w:numFmt w:val="lowerRoman"/>
      <w:lvlText w:val="%6."/>
      <w:lvlJc w:val="right"/>
      <w:pPr>
        <w:ind w:left="4320" w:hanging="180"/>
      </w:pPr>
    </w:lvl>
    <w:lvl w:ilvl="6" w:tplc="45DA1B9A">
      <w:start w:val="1"/>
      <w:numFmt w:val="decimal"/>
      <w:lvlText w:val="%7."/>
      <w:lvlJc w:val="left"/>
      <w:pPr>
        <w:ind w:left="5040" w:hanging="360"/>
      </w:pPr>
    </w:lvl>
    <w:lvl w:ilvl="7" w:tplc="42784CF6">
      <w:start w:val="1"/>
      <w:numFmt w:val="lowerLetter"/>
      <w:lvlText w:val="%8."/>
      <w:lvlJc w:val="left"/>
      <w:pPr>
        <w:ind w:left="5760" w:hanging="360"/>
      </w:pPr>
    </w:lvl>
    <w:lvl w:ilvl="8" w:tplc="F3885E84">
      <w:start w:val="1"/>
      <w:numFmt w:val="lowerRoman"/>
      <w:lvlText w:val="%9."/>
      <w:lvlJc w:val="right"/>
      <w:pPr>
        <w:ind w:left="6480" w:hanging="180"/>
      </w:pPr>
    </w:lvl>
  </w:abstractNum>
  <w:abstractNum w:abstractNumId="29" w15:restartNumberingAfterBreak="0">
    <w:nsid w:val="59142785"/>
    <w:multiLevelType w:val="hybridMultilevel"/>
    <w:tmpl w:val="5674299A"/>
    <w:lvl w:ilvl="0" w:tplc="7ADCA88A">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5A136FE4"/>
    <w:multiLevelType w:val="hybridMultilevel"/>
    <w:tmpl w:val="FFFFFFFF"/>
    <w:lvl w:ilvl="0" w:tplc="8A0C5708">
      <w:start w:val="1"/>
      <w:numFmt w:val="lowerLetter"/>
      <w:lvlText w:val="%1."/>
      <w:lvlJc w:val="left"/>
      <w:pPr>
        <w:ind w:left="720" w:hanging="360"/>
      </w:pPr>
    </w:lvl>
    <w:lvl w:ilvl="1" w:tplc="663ECADE">
      <w:start w:val="1"/>
      <w:numFmt w:val="lowerLetter"/>
      <w:lvlText w:val="%2."/>
      <w:lvlJc w:val="left"/>
      <w:pPr>
        <w:ind w:left="1440" w:hanging="360"/>
      </w:pPr>
    </w:lvl>
    <w:lvl w:ilvl="2" w:tplc="26FA9168">
      <w:start w:val="1"/>
      <w:numFmt w:val="lowerRoman"/>
      <w:lvlText w:val="%3."/>
      <w:lvlJc w:val="right"/>
      <w:pPr>
        <w:ind w:left="2160" w:hanging="180"/>
      </w:pPr>
    </w:lvl>
    <w:lvl w:ilvl="3" w:tplc="EFD20962">
      <w:start w:val="1"/>
      <w:numFmt w:val="decimal"/>
      <w:lvlText w:val="%4."/>
      <w:lvlJc w:val="left"/>
      <w:pPr>
        <w:ind w:left="2880" w:hanging="360"/>
      </w:pPr>
    </w:lvl>
    <w:lvl w:ilvl="4" w:tplc="6DE67C70">
      <w:start w:val="1"/>
      <w:numFmt w:val="lowerLetter"/>
      <w:lvlText w:val="%5."/>
      <w:lvlJc w:val="left"/>
      <w:pPr>
        <w:ind w:left="3600" w:hanging="360"/>
      </w:pPr>
    </w:lvl>
    <w:lvl w:ilvl="5" w:tplc="3A24F3D2">
      <w:start w:val="1"/>
      <w:numFmt w:val="lowerRoman"/>
      <w:lvlText w:val="%6."/>
      <w:lvlJc w:val="right"/>
      <w:pPr>
        <w:ind w:left="4320" w:hanging="180"/>
      </w:pPr>
    </w:lvl>
    <w:lvl w:ilvl="6" w:tplc="4358D2E6">
      <w:start w:val="1"/>
      <w:numFmt w:val="decimal"/>
      <w:lvlText w:val="%7."/>
      <w:lvlJc w:val="left"/>
      <w:pPr>
        <w:ind w:left="5040" w:hanging="360"/>
      </w:pPr>
    </w:lvl>
    <w:lvl w:ilvl="7" w:tplc="4F2CB7CC">
      <w:start w:val="1"/>
      <w:numFmt w:val="lowerLetter"/>
      <w:lvlText w:val="%8."/>
      <w:lvlJc w:val="left"/>
      <w:pPr>
        <w:ind w:left="5760" w:hanging="360"/>
      </w:pPr>
    </w:lvl>
    <w:lvl w:ilvl="8" w:tplc="88D4BB74">
      <w:start w:val="1"/>
      <w:numFmt w:val="lowerRoman"/>
      <w:lvlText w:val="%9."/>
      <w:lvlJc w:val="right"/>
      <w:pPr>
        <w:ind w:left="6480" w:hanging="180"/>
      </w:pPr>
    </w:lvl>
  </w:abstractNum>
  <w:abstractNum w:abstractNumId="31" w15:restartNumberingAfterBreak="0">
    <w:nsid w:val="5AB51A4D"/>
    <w:multiLevelType w:val="hybridMultilevel"/>
    <w:tmpl w:val="5F0CEC7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15:restartNumberingAfterBreak="0">
    <w:nsid w:val="632839DE"/>
    <w:multiLevelType w:val="multilevel"/>
    <w:tmpl w:val="EBF25F8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bCs w:val="0"/>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3EE0ADE"/>
    <w:multiLevelType w:val="hybridMultilevel"/>
    <w:tmpl w:val="FFFFFFFF"/>
    <w:lvl w:ilvl="0" w:tplc="E26C0230">
      <w:start w:val="1"/>
      <w:numFmt w:val="lowerLetter"/>
      <w:lvlText w:val="%1."/>
      <w:lvlJc w:val="left"/>
      <w:pPr>
        <w:ind w:left="720" w:hanging="360"/>
      </w:pPr>
    </w:lvl>
    <w:lvl w:ilvl="1" w:tplc="357093CE">
      <w:start w:val="1"/>
      <w:numFmt w:val="lowerLetter"/>
      <w:lvlText w:val="%2."/>
      <w:lvlJc w:val="left"/>
      <w:pPr>
        <w:ind w:left="1440" w:hanging="360"/>
      </w:pPr>
    </w:lvl>
    <w:lvl w:ilvl="2" w:tplc="D14CFA76">
      <w:start w:val="1"/>
      <w:numFmt w:val="lowerRoman"/>
      <w:lvlText w:val="%3."/>
      <w:lvlJc w:val="right"/>
      <w:pPr>
        <w:ind w:left="2160" w:hanging="180"/>
      </w:pPr>
    </w:lvl>
    <w:lvl w:ilvl="3" w:tplc="1E4A4B4C">
      <w:start w:val="1"/>
      <w:numFmt w:val="decimal"/>
      <w:lvlText w:val="%4."/>
      <w:lvlJc w:val="left"/>
      <w:pPr>
        <w:ind w:left="2880" w:hanging="360"/>
      </w:pPr>
    </w:lvl>
    <w:lvl w:ilvl="4" w:tplc="3AC2AFB6">
      <w:start w:val="1"/>
      <w:numFmt w:val="lowerLetter"/>
      <w:lvlText w:val="%5."/>
      <w:lvlJc w:val="left"/>
      <w:pPr>
        <w:ind w:left="3600" w:hanging="360"/>
      </w:pPr>
    </w:lvl>
    <w:lvl w:ilvl="5" w:tplc="622E1A82">
      <w:start w:val="1"/>
      <w:numFmt w:val="lowerRoman"/>
      <w:lvlText w:val="%6."/>
      <w:lvlJc w:val="right"/>
      <w:pPr>
        <w:ind w:left="4320" w:hanging="180"/>
      </w:pPr>
    </w:lvl>
    <w:lvl w:ilvl="6" w:tplc="3EA013A4">
      <w:start w:val="1"/>
      <w:numFmt w:val="decimal"/>
      <w:lvlText w:val="%7."/>
      <w:lvlJc w:val="left"/>
      <w:pPr>
        <w:ind w:left="5040" w:hanging="360"/>
      </w:pPr>
    </w:lvl>
    <w:lvl w:ilvl="7" w:tplc="FE104D02">
      <w:start w:val="1"/>
      <w:numFmt w:val="lowerLetter"/>
      <w:lvlText w:val="%8."/>
      <w:lvlJc w:val="left"/>
      <w:pPr>
        <w:ind w:left="5760" w:hanging="360"/>
      </w:pPr>
    </w:lvl>
    <w:lvl w:ilvl="8" w:tplc="CFD4B6A4">
      <w:start w:val="1"/>
      <w:numFmt w:val="lowerRoman"/>
      <w:lvlText w:val="%9."/>
      <w:lvlJc w:val="right"/>
      <w:pPr>
        <w:ind w:left="6480" w:hanging="180"/>
      </w:pPr>
    </w:lvl>
  </w:abstractNum>
  <w:abstractNum w:abstractNumId="34" w15:restartNumberingAfterBreak="0">
    <w:nsid w:val="66F90C97"/>
    <w:multiLevelType w:val="hybridMultilevel"/>
    <w:tmpl w:val="0328577C"/>
    <w:lvl w:ilvl="0" w:tplc="A144494C">
      <w:start w:val="1"/>
      <w:numFmt w:val="bullet"/>
      <w:lvlText w:val=""/>
      <w:lvlJc w:val="left"/>
      <w:pPr>
        <w:ind w:left="720" w:hanging="360"/>
      </w:pPr>
      <w:rPr>
        <w:rFonts w:ascii="Symbol" w:hAnsi="Symbol" w:hint="default"/>
      </w:rPr>
    </w:lvl>
    <w:lvl w:ilvl="1" w:tplc="7FFC8C68">
      <w:start w:val="1"/>
      <w:numFmt w:val="bullet"/>
      <w:lvlText w:val="-"/>
      <w:lvlJc w:val="left"/>
      <w:pPr>
        <w:ind w:left="1440" w:hanging="360"/>
      </w:pPr>
      <w:rPr>
        <w:rFonts w:ascii="Aptos" w:hAnsi="Aptos" w:hint="default"/>
      </w:rPr>
    </w:lvl>
    <w:lvl w:ilvl="2" w:tplc="D660B356">
      <w:start w:val="1"/>
      <w:numFmt w:val="bullet"/>
      <w:lvlText w:val=""/>
      <w:lvlJc w:val="left"/>
      <w:pPr>
        <w:ind w:left="2160" w:hanging="360"/>
      </w:pPr>
      <w:rPr>
        <w:rFonts w:ascii="Wingdings" w:hAnsi="Wingdings" w:hint="default"/>
      </w:rPr>
    </w:lvl>
    <w:lvl w:ilvl="3" w:tplc="5ACCE05A">
      <w:start w:val="1"/>
      <w:numFmt w:val="bullet"/>
      <w:lvlText w:val=""/>
      <w:lvlJc w:val="left"/>
      <w:pPr>
        <w:ind w:left="2880" w:hanging="360"/>
      </w:pPr>
      <w:rPr>
        <w:rFonts w:ascii="Symbol" w:hAnsi="Symbol" w:hint="default"/>
      </w:rPr>
    </w:lvl>
    <w:lvl w:ilvl="4" w:tplc="92C4E7E6">
      <w:start w:val="1"/>
      <w:numFmt w:val="bullet"/>
      <w:lvlText w:val="o"/>
      <w:lvlJc w:val="left"/>
      <w:pPr>
        <w:ind w:left="3600" w:hanging="360"/>
      </w:pPr>
      <w:rPr>
        <w:rFonts w:ascii="Courier New" w:hAnsi="Courier New" w:hint="default"/>
      </w:rPr>
    </w:lvl>
    <w:lvl w:ilvl="5" w:tplc="F2EE2186">
      <w:start w:val="1"/>
      <w:numFmt w:val="bullet"/>
      <w:lvlText w:val=""/>
      <w:lvlJc w:val="left"/>
      <w:pPr>
        <w:ind w:left="4320" w:hanging="360"/>
      </w:pPr>
      <w:rPr>
        <w:rFonts w:ascii="Wingdings" w:hAnsi="Wingdings" w:hint="default"/>
      </w:rPr>
    </w:lvl>
    <w:lvl w:ilvl="6" w:tplc="8D4E6BCA">
      <w:start w:val="1"/>
      <w:numFmt w:val="bullet"/>
      <w:lvlText w:val=""/>
      <w:lvlJc w:val="left"/>
      <w:pPr>
        <w:ind w:left="5040" w:hanging="360"/>
      </w:pPr>
      <w:rPr>
        <w:rFonts w:ascii="Symbol" w:hAnsi="Symbol" w:hint="default"/>
      </w:rPr>
    </w:lvl>
    <w:lvl w:ilvl="7" w:tplc="95020530">
      <w:start w:val="1"/>
      <w:numFmt w:val="bullet"/>
      <w:lvlText w:val="o"/>
      <w:lvlJc w:val="left"/>
      <w:pPr>
        <w:ind w:left="5760" w:hanging="360"/>
      </w:pPr>
      <w:rPr>
        <w:rFonts w:ascii="Courier New" w:hAnsi="Courier New" w:hint="default"/>
      </w:rPr>
    </w:lvl>
    <w:lvl w:ilvl="8" w:tplc="4B16F816">
      <w:start w:val="1"/>
      <w:numFmt w:val="bullet"/>
      <w:lvlText w:val=""/>
      <w:lvlJc w:val="left"/>
      <w:pPr>
        <w:ind w:left="6480" w:hanging="360"/>
      </w:pPr>
      <w:rPr>
        <w:rFonts w:ascii="Wingdings" w:hAnsi="Wingdings" w:hint="default"/>
      </w:rPr>
    </w:lvl>
  </w:abstractNum>
  <w:abstractNum w:abstractNumId="35" w15:restartNumberingAfterBreak="0">
    <w:nsid w:val="6E0F0916"/>
    <w:multiLevelType w:val="multilevel"/>
    <w:tmpl w:val="8E167868"/>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6" w15:restartNumberingAfterBreak="0">
    <w:nsid w:val="73C2299E"/>
    <w:multiLevelType w:val="hybridMultilevel"/>
    <w:tmpl w:val="ADF29598"/>
    <w:lvl w:ilvl="0" w:tplc="36828C2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88925701">
    <w:abstractNumId w:val="21"/>
  </w:num>
  <w:num w:numId="2" w16cid:durableId="28997724">
    <w:abstractNumId w:val="2"/>
  </w:num>
  <w:num w:numId="3" w16cid:durableId="1170220398">
    <w:abstractNumId w:val="20"/>
  </w:num>
  <w:num w:numId="4" w16cid:durableId="1808743264">
    <w:abstractNumId w:val="34"/>
  </w:num>
  <w:num w:numId="5" w16cid:durableId="939340999">
    <w:abstractNumId w:val="18"/>
  </w:num>
  <w:num w:numId="6" w16cid:durableId="842089895">
    <w:abstractNumId w:val="5"/>
  </w:num>
  <w:num w:numId="7" w16cid:durableId="1658725916">
    <w:abstractNumId w:val="23"/>
  </w:num>
  <w:num w:numId="8" w16cid:durableId="646783794">
    <w:abstractNumId w:val="32"/>
  </w:num>
  <w:num w:numId="9" w16cid:durableId="538587347">
    <w:abstractNumId w:val="26"/>
  </w:num>
  <w:num w:numId="10" w16cid:durableId="511182383">
    <w:abstractNumId w:val="31"/>
  </w:num>
  <w:num w:numId="11" w16cid:durableId="1463115418">
    <w:abstractNumId w:val="6"/>
  </w:num>
  <w:num w:numId="12" w16cid:durableId="923421097">
    <w:abstractNumId w:val="4"/>
  </w:num>
  <w:num w:numId="13" w16cid:durableId="2107532270">
    <w:abstractNumId w:val="32"/>
  </w:num>
  <w:num w:numId="14" w16cid:durableId="1853104030">
    <w:abstractNumId w:val="15"/>
  </w:num>
  <w:num w:numId="15" w16cid:durableId="1578904257">
    <w:abstractNumId w:val="27"/>
  </w:num>
  <w:num w:numId="16" w16cid:durableId="2074694265">
    <w:abstractNumId w:val="29"/>
  </w:num>
  <w:num w:numId="17" w16cid:durableId="1507554630">
    <w:abstractNumId w:val="9"/>
  </w:num>
  <w:num w:numId="18" w16cid:durableId="844397909">
    <w:abstractNumId w:val="12"/>
  </w:num>
  <w:num w:numId="19" w16cid:durableId="668749182">
    <w:abstractNumId w:val="19"/>
  </w:num>
  <w:num w:numId="20" w16cid:durableId="1628587842">
    <w:abstractNumId w:val="13"/>
  </w:num>
  <w:num w:numId="21" w16cid:durableId="1179582973">
    <w:abstractNumId w:val="10"/>
  </w:num>
  <w:num w:numId="22" w16cid:durableId="1395545016">
    <w:abstractNumId w:val="35"/>
  </w:num>
  <w:num w:numId="23" w16cid:durableId="2122797935">
    <w:abstractNumId w:val="3"/>
  </w:num>
  <w:num w:numId="24" w16cid:durableId="535584003">
    <w:abstractNumId w:val="36"/>
  </w:num>
  <w:num w:numId="25" w16cid:durableId="1503667057">
    <w:abstractNumId w:val="33"/>
  </w:num>
  <w:num w:numId="26" w16cid:durableId="1743022779">
    <w:abstractNumId w:val="14"/>
  </w:num>
  <w:num w:numId="27" w16cid:durableId="1072001585">
    <w:abstractNumId w:val="1"/>
  </w:num>
  <w:num w:numId="28" w16cid:durableId="1180000873">
    <w:abstractNumId w:val="8"/>
  </w:num>
  <w:num w:numId="29" w16cid:durableId="2134206295">
    <w:abstractNumId w:val="28"/>
  </w:num>
  <w:num w:numId="30" w16cid:durableId="1989550451">
    <w:abstractNumId w:val="30"/>
  </w:num>
  <w:num w:numId="31" w16cid:durableId="313920335">
    <w:abstractNumId w:val="7"/>
  </w:num>
  <w:num w:numId="32" w16cid:durableId="1636717740">
    <w:abstractNumId w:val="16"/>
  </w:num>
  <w:num w:numId="33" w16cid:durableId="346754573">
    <w:abstractNumId w:val="24"/>
  </w:num>
  <w:num w:numId="34" w16cid:durableId="1631015536">
    <w:abstractNumId w:val="0"/>
  </w:num>
  <w:num w:numId="35" w16cid:durableId="1225215291">
    <w:abstractNumId w:val="22"/>
  </w:num>
  <w:num w:numId="36" w16cid:durableId="289551485">
    <w:abstractNumId w:val="11"/>
  </w:num>
  <w:num w:numId="37" w16cid:durableId="777411558">
    <w:abstractNumId w:val="17"/>
  </w:num>
  <w:num w:numId="38" w16cid:durableId="1575237774">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A4C"/>
    <w:rsid w:val="000005E0"/>
    <w:rsid w:val="000009E3"/>
    <w:rsid w:val="00000DED"/>
    <w:rsid w:val="00000EC2"/>
    <w:rsid w:val="00000EE6"/>
    <w:rsid w:val="00001274"/>
    <w:rsid w:val="0000139F"/>
    <w:rsid w:val="000016E1"/>
    <w:rsid w:val="00002209"/>
    <w:rsid w:val="00002FB5"/>
    <w:rsid w:val="0000364E"/>
    <w:rsid w:val="00003B2A"/>
    <w:rsid w:val="00003EC9"/>
    <w:rsid w:val="000064CF"/>
    <w:rsid w:val="00006961"/>
    <w:rsid w:val="00006F18"/>
    <w:rsid w:val="00011034"/>
    <w:rsid w:val="0001229E"/>
    <w:rsid w:val="000126AC"/>
    <w:rsid w:val="00012BB4"/>
    <w:rsid w:val="00013400"/>
    <w:rsid w:val="00013E33"/>
    <w:rsid w:val="00013EA9"/>
    <w:rsid w:val="00014EFA"/>
    <w:rsid w:val="0001599D"/>
    <w:rsid w:val="00015D3E"/>
    <w:rsid w:val="000168E8"/>
    <w:rsid w:val="000169D1"/>
    <w:rsid w:val="00016E96"/>
    <w:rsid w:val="00017FEB"/>
    <w:rsid w:val="000202D1"/>
    <w:rsid w:val="00020353"/>
    <w:rsid w:val="0002096B"/>
    <w:rsid w:val="00021F16"/>
    <w:rsid w:val="00022A00"/>
    <w:rsid w:val="00023429"/>
    <w:rsid w:val="000249F2"/>
    <w:rsid w:val="000252FF"/>
    <w:rsid w:val="0002533E"/>
    <w:rsid w:val="00026196"/>
    <w:rsid w:val="00027380"/>
    <w:rsid w:val="00030178"/>
    <w:rsid w:val="000312D1"/>
    <w:rsid w:val="00031847"/>
    <w:rsid w:val="00031B92"/>
    <w:rsid w:val="00031C59"/>
    <w:rsid w:val="00031DA5"/>
    <w:rsid w:val="000322D1"/>
    <w:rsid w:val="00032F4C"/>
    <w:rsid w:val="000342ED"/>
    <w:rsid w:val="00034660"/>
    <w:rsid w:val="00035D37"/>
    <w:rsid w:val="00036FE1"/>
    <w:rsid w:val="00037242"/>
    <w:rsid w:val="00037F39"/>
    <w:rsid w:val="00040A0B"/>
    <w:rsid w:val="0004181F"/>
    <w:rsid w:val="00041F76"/>
    <w:rsid w:val="00043375"/>
    <w:rsid w:val="00043380"/>
    <w:rsid w:val="000438EF"/>
    <w:rsid w:val="00044425"/>
    <w:rsid w:val="00044459"/>
    <w:rsid w:val="00045954"/>
    <w:rsid w:val="00045B58"/>
    <w:rsid w:val="000461F7"/>
    <w:rsid w:val="000469A5"/>
    <w:rsid w:val="000471C9"/>
    <w:rsid w:val="00047206"/>
    <w:rsid w:val="000503A0"/>
    <w:rsid w:val="0005063C"/>
    <w:rsid w:val="00050B4C"/>
    <w:rsid w:val="00050BCA"/>
    <w:rsid w:val="00051638"/>
    <w:rsid w:val="00051832"/>
    <w:rsid w:val="00051AE5"/>
    <w:rsid w:val="00051FE7"/>
    <w:rsid w:val="000536E5"/>
    <w:rsid w:val="00053E8B"/>
    <w:rsid w:val="00054881"/>
    <w:rsid w:val="000558B3"/>
    <w:rsid w:val="0005755E"/>
    <w:rsid w:val="00057D8E"/>
    <w:rsid w:val="00060298"/>
    <w:rsid w:val="00060D74"/>
    <w:rsid w:val="00061471"/>
    <w:rsid w:val="00062721"/>
    <w:rsid w:val="00062B37"/>
    <w:rsid w:val="0006404E"/>
    <w:rsid w:val="00064FCA"/>
    <w:rsid w:val="000654B6"/>
    <w:rsid w:val="00065BC7"/>
    <w:rsid w:val="00066DB6"/>
    <w:rsid w:val="0007152E"/>
    <w:rsid w:val="00071B96"/>
    <w:rsid w:val="0007212E"/>
    <w:rsid w:val="00072759"/>
    <w:rsid w:val="00072DAE"/>
    <w:rsid w:val="00073825"/>
    <w:rsid w:val="00073DD2"/>
    <w:rsid w:val="00074B28"/>
    <w:rsid w:val="00075BCF"/>
    <w:rsid w:val="00075E60"/>
    <w:rsid w:val="00076E73"/>
    <w:rsid w:val="00076F67"/>
    <w:rsid w:val="00077BAD"/>
    <w:rsid w:val="00082343"/>
    <w:rsid w:val="000829C8"/>
    <w:rsid w:val="0008364D"/>
    <w:rsid w:val="00084292"/>
    <w:rsid w:val="00084E41"/>
    <w:rsid w:val="000859F4"/>
    <w:rsid w:val="00086548"/>
    <w:rsid w:val="00086AB3"/>
    <w:rsid w:val="00087B58"/>
    <w:rsid w:val="00090E7B"/>
    <w:rsid w:val="000917AA"/>
    <w:rsid w:val="00091F15"/>
    <w:rsid w:val="00092218"/>
    <w:rsid w:val="00092B90"/>
    <w:rsid w:val="00093515"/>
    <w:rsid w:val="00093648"/>
    <w:rsid w:val="00093721"/>
    <w:rsid w:val="00093AFF"/>
    <w:rsid w:val="000940F4"/>
    <w:rsid w:val="000974DE"/>
    <w:rsid w:val="00097D5B"/>
    <w:rsid w:val="000A03B8"/>
    <w:rsid w:val="000A1C10"/>
    <w:rsid w:val="000A2D1C"/>
    <w:rsid w:val="000A3897"/>
    <w:rsid w:val="000A55CB"/>
    <w:rsid w:val="000A5A29"/>
    <w:rsid w:val="000A6568"/>
    <w:rsid w:val="000A663D"/>
    <w:rsid w:val="000A6FD5"/>
    <w:rsid w:val="000A72D1"/>
    <w:rsid w:val="000A79FC"/>
    <w:rsid w:val="000B034C"/>
    <w:rsid w:val="000B07D2"/>
    <w:rsid w:val="000B0FAA"/>
    <w:rsid w:val="000B19C1"/>
    <w:rsid w:val="000B2490"/>
    <w:rsid w:val="000B2535"/>
    <w:rsid w:val="000B2B63"/>
    <w:rsid w:val="000B30F3"/>
    <w:rsid w:val="000B3F21"/>
    <w:rsid w:val="000B423C"/>
    <w:rsid w:val="000B5756"/>
    <w:rsid w:val="000B7E10"/>
    <w:rsid w:val="000C311A"/>
    <w:rsid w:val="000C322B"/>
    <w:rsid w:val="000C3708"/>
    <w:rsid w:val="000C526E"/>
    <w:rsid w:val="000C5D2D"/>
    <w:rsid w:val="000C63D1"/>
    <w:rsid w:val="000C6D6B"/>
    <w:rsid w:val="000C74E8"/>
    <w:rsid w:val="000C7829"/>
    <w:rsid w:val="000C7A2C"/>
    <w:rsid w:val="000C7C30"/>
    <w:rsid w:val="000D00D1"/>
    <w:rsid w:val="000D061C"/>
    <w:rsid w:val="000D0E2D"/>
    <w:rsid w:val="000D0E3D"/>
    <w:rsid w:val="000D13BA"/>
    <w:rsid w:val="000D18B8"/>
    <w:rsid w:val="000D1EB1"/>
    <w:rsid w:val="000D21F1"/>
    <w:rsid w:val="000D22BC"/>
    <w:rsid w:val="000D461E"/>
    <w:rsid w:val="000D4715"/>
    <w:rsid w:val="000D629E"/>
    <w:rsid w:val="000D7125"/>
    <w:rsid w:val="000D72F8"/>
    <w:rsid w:val="000D7764"/>
    <w:rsid w:val="000D7AE1"/>
    <w:rsid w:val="000D7DBC"/>
    <w:rsid w:val="000E05AF"/>
    <w:rsid w:val="000E06CA"/>
    <w:rsid w:val="000E06F2"/>
    <w:rsid w:val="000E2600"/>
    <w:rsid w:val="000E3714"/>
    <w:rsid w:val="000E3BE6"/>
    <w:rsid w:val="000E3CBA"/>
    <w:rsid w:val="000E3D6D"/>
    <w:rsid w:val="000E53F0"/>
    <w:rsid w:val="000E7717"/>
    <w:rsid w:val="000E7BA9"/>
    <w:rsid w:val="000F0258"/>
    <w:rsid w:val="000F06C8"/>
    <w:rsid w:val="000F0B34"/>
    <w:rsid w:val="000F1757"/>
    <w:rsid w:val="000F1ADC"/>
    <w:rsid w:val="000F2073"/>
    <w:rsid w:val="000F2891"/>
    <w:rsid w:val="000F2C30"/>
    <w:rsid w:val="000F3A50"/>
    <w:rsid w:val="000F5333"/>
    <w:rsid w:val="000F6619"/>
    <w:rsid w:val="000F67E3"/>
    <w:rsid w:val="000F6AC8"/>
    <w:rsid w:val="000F6CCD"/>
    <w:rsid w:val="000F70BB"/>
    <w:rsid w:val="0010007A"/>
    <w:rsid w:val="00100AB3"/>
    <w:rsid w:val="00100CD3"/>
    <w:rsid w:val="00100D08"/>
    <w:rsid w:val="001011E4"/>
    <w:rsid w:val="0010177E"/>
    <w:rsid w:val="00102290"/>
    <w:rsid w:val="00102C92"/>
    <w:rsid w:val="001038EB"/>
    <w:rsid w:val="00103BC8"/>
    <w:rsid w:val="00104551"/>
    <w:rsid w:val="001048BB"/>
    <w:rsid w:val="001058AF"/>
    <w:rsid w:val="00105C63"/>
    <w:rsid w:val="00105E6A"/>
    <w:rsid w:val="0010683A"/>
    <w:rsid w:val="00106E46"/>
    <w:rsid w:val="00106EA0"/>
    <w:rsid w:val="001102FB"/>
    <w:rsid w:val="00110837"/>
    <w:rsid w:val="001108C1"/>
    <w:rsid w:val="00110B6D"/>
    <w:rsid w:val="00110CB7"/>
    <w:rsid w:val="00110DB2"/>
    <w:rsid w:val="00111E34"/>
    <w:rsid w:val="0011210B"/>
    <w:rsid w:val="00112138"/>
    <w:rsid w:val="001129CE"/>
    <w:rsid w:val="001129E1"/>
    <w:rsid w:val="00112CCD"/>
    <w:rsid w:val="00113CAA"/>
    <w:rsid w:val="00113F63"/>
    <w:rsid w:val="00115D5A"/>
    <w:rsid w:val="001160D8"/>
    <w:rsid w:val="00116ADD"/>
    <w:rsid w:val="00116E81"/>
    <w:rsid w:val="00117110"/>
    <w:rsid w:val="00117214"/>
    <w:rsid w:val="00117242"/>
    <w:rsid w:val="00117403"/>
    <w:rsid w:val="00120716"/>
    <w:rsid w:val="00121A82"/>
    <w:rsid w:val="001222EA"/>
    <w:rsid w:val="0012250F"/>
    <w:rsid w:val="00122C02"/>
    <w:rsid w:val="00123095"/>
    <w:rsid w:val="00123D2A"/>
    <w:rsid w:val="00124E54"/>
    <w:rsid w:val="00125693"/>
    <w:rsid w:val="00125C2A"/>
    <w:rsid w:val="00125F4D"/>
    <w:rsid w:val="0012615B"/>
    <w:rsid w:val="00126408"/>
    <w:rsid w:val="00127180"/>
    <w:rsid w:val="00127276"/>
    <w:rsid w:val="00127566"/>
    <w:rsid w:val="001275C6"/>
    <w:rsid w:val="001277C8"/>
    <w:rsid w:val="001279BF"/>
    <w:rsid w:val="001279DF"/>
    <w:rsid w:val="00127F0A"/>
    <w:rsid w:val="00131338"/>
    <w:rsid w:val="00132187"/>
    <w:rsid w:val="00134081"/>
    <w:rsid w:val="00134DE0"/>
    <w:rsid w:val="00137EBD"/>
    <w:rsid w:val="00140AC5"/>
    <w:rsid w:val="00140F05"/>
    <w:rsid w:val="00143317"/>
    <w:rsid w:val="00143B49"/>
    <w:rsid w:val="00143CAB"/>
    <w:rsid w:val="0014430A"/>
    <w:rsid w:val="00144BDA"/>
    <w:rsid w:val="0014595E"/>
    <w:rsid w:val="00145CBA"/>
    <w:rsid w:val="00146136"/>
    <w:rsid w:val="001461D0"/>
    <w:rsid w:val="0014625A"/>
    <w:rsid w:val="00147614"/>
    <w:rsid w:val="001504AB"/>
    <w:rsid w:val="00150EB1"/>
    <w:rsid w:val="0015279E"/>
    <w:rsid w:val="00153BF8"/>
    <w:rsid w:val="00153E16"/>
    <w:rsid w:val="0015475E"/>
    <w:rsid w:val="001549AB"/>
    <w:rsid w:val="0015536D"/>
    <w:rsid w:val="001555CD"/>
    <w:rsid w:val="001561BB"/>
    <w:rsid w:val="00156E82"/>
    <w:rsid w:val="00157050"/>
    <w:rsid w:val="00160AE9"/>
    <w:rsid w:val="00160DA2"/>
    <w:rsid w:val="0016166F"/>
    <w:rsid w:val="00163252"/>
    <w:rsid w:val="00163975"/>
    <w:rsid w:val="001642B6"/>
    <w:rsid w:val="00164641"/>
    <w:rsid w:val="00164C5B"/>
    <w:rsid w:val="001652D7"/>
    <w:rsid w:val="0016585F"/>
    <w:rsid w:val="00166130"/>
    <w:rsid w:val="0016623A"/>
    <w:rsid w:val="001666E3"/>
    <w:rsid w:val="00167370"/>
    <w:rsid w:val="0017007E"/>
    <w:rsid w:val="001710C0"/>
    <w:rsid w:val="0017321D"/>
    <w:rsid w:val="00174875"/>
    <w:rsid w:val="00174A0D"/>
    <w:rsid w:val="00174FE1"/>
    <w:rsid w:val="001752CB"/>
    <w:rsid w:val="001760A1"/>
    <w:rsid w:val="00176C6E"/>
    <w:rsid w:val="001802CC"/>
    <w:rsid w:val="0018087F"/>
    <w:rsid w:val="001811A6"/>
    <w:rsid w:val="001822D1"/>
    <w:rsid w:val="001837A1"/>
    <w:rsid w:val="00183963"/>
    <w:rsid w:val="00184488"/>
    <w:rsid w:val="00184936"/>
    <w:rsid w:val="0018545D"/>
    <w:rsid w:val="00185C42"/>
    <w:rsid w:val="00185F55"/>
    <w:rsid w:val="00186559"/>
    <w:rsid w:val="00187767"/>
    <w:rsid w:val="00187D29"/>
    <w:rsid w:val="00187D4A"/>
    <w:rsid w:val="00187DC6"/>
    <w:rsid w:val="00190352"/>
    <w:rsid w:val="001909F8"/>
    <w:rsid w:val="00191465"/>
    <w:rsid w:val="0019193A"/>
    <w:rsid w:val="001927DF"/>
    <w:rsid w:val="001929D2"/>
    <w:rsid w:val="00193259"/>
    <w:rsid w:val="001932EB"/>
    <w:rsid w:val="00193420"/>
    <w:rsid w:val="00195445"/>
    <w:rsid w:val="00195CF9"/>
    <w:rsid w:val="0019615B"/>
    <w:rsid w:val="00197274"/>
    <w:rsid w:val="001973EF"/>
    <w:rsid w:val="00197EC2"/>
    <w:rsid w:val="001A0098"/>
    <w:rsid w:val="001A0DD4"/>
    <w:rsid w:val="001A3234"/>
    <w:rsid w:val="001A551D"/>
    <w:rsid w:val="001A56E2"/>
    <w:rsid w:val="001A6A2A"/>
    <w:rsid w:val="001A6AF3"/>
    <w:rsid w:val="001A6F04"/>
    <w:rsid w:val="001A74FF"/>
    <w:rsid w:val="001B0516"/>
    <w:rsid w:val="001B0F9B"/>
    <w:rsid w:val="001B135D"/>
    <w:rsid w:val="001B198F"/>
    <w:rsid w:val="001B1ED7"/>
    <w:rsid w:val="001B2145"/>
    <w:rsid w:val="001B2216"/>
    <w:rsid w:val="001B2444"/>
    <w:rsid w:val="001B26DC"/>
    <w:rsid w:val="001B2DD6"/>
    <w:rsid w:val="001B3144"/>
    <w:rsid w:val="001B3DB9"/>
    <w:rsid w:val="001B4BE8"/>
    <w:rsid w:val="001B4E66"/>
    <w:rsid w:val="001B5689"/>
    <w:rsid w:val="001B58BD"/>
    <w:rsid w:val="001B5943"/>
    <w:rsid w:val="001B600F"/>
    <w:rsid w:val="001B6355"/>
    <w:rsid w:val="001B6D3F"/>
    <w:rsid w:val="001B77C5"/>
    <w:rsid w:val="001C023C"/>
    <w:rsid w:val="001C0F85"/>
    <w:rsid w:val="001C1195"/>
    <w:rsid w:val="001C175E"/>
    <w:rsid w:val="001C22F4"/>
    <w:rsid w:val="001C32C8"/>
    <w:rsid w:val="001C40CF"/>
    <w:rsid w:val="001C4D4A"/>
    <w:rsid w:val="001C5462"/>
    <w:rsid w:val="001C62A1"/>
    <w:rsid w:val="001C6F20"/>
    <w:rsid w:val="001C6F63"/>
    <w:rsid w:val="001C76B6"/>
    <w:rsid w:val="001C7ACF"/>
    <w:rsid w:val="001D0FD0"/>
    <w:rsid w:val="001D1887"/>
    <w:rsid w:val="001D18D2"/>
    <w:rsid w:val="001D1B15"/>
    <w:rsid w:val="001D1EEF"/>
    <w:rsid w:val="001D2AD0"/>
    <w:rsid w:val="001D2FA1"/>
    <w:rsid w:val="001D30D5"/>
    <w:rsid w:val="001D38AB"/>
    <w:rsid w:val="001D3B16"/>
    <w:rsid w:val="001D40A5"/>
    <w:rsid w:val="001D4919"/>
    <w:rsid w:val="001D5172"/>
    <w:rsid w:val="001E0316"/>
    <w:rsid w:val="001E10BE"/>
    <w:rsid w:val="001E1341"/>
    <w:rsid w:val="001E18E4"/>
    <w:rsid w:val="001E2AB2"/>
    <w:rsid w:val="001E2C38"/>
    <w:rsid w:val="001E3F82"/>
    <w:rsid w:val="001E4EEC"/>
    <w:rsid w:val="001E6759"/>
    <w:rsid w:val="001E72B1"/>
    <w:rsid w:val="001E7AD2"/>
    <w:rsid w:val="001E7FC9"/>
    <w:rsid w:val="001F0429"/>
    <w:rsid w:val="001F0C5A"/>
    <w:rsid w:val="001F0E82"/>
    <w:rsid w:val="001F126A"/>
    <w:rsid w:val="001F29D5"/>
    <w:rsid w:val="001F3688"/>
    <w:rsid w:val="001F3800"/>
    <w:rsid w:val="001F60F9"/>
    <w:rsid w:val="001F7616"/>
    <w:rsid w:val="00203E2D"/>
    <w:rsid w:val="00204790"/>
    <w:rsid w:val="00204D68"/>
    <w:rsid w:val="00205507"/>
    <w:rsid w:val="00205709"/>
    <w:rsid w:val="0020603F"/>
    <w:rsid w:val="00206540"/>
    <w:rsid w:val="00207BE6"/>
    <w:rsid w:val="002103AF"/>
    <w:rsid w:val="00210568"/>
    <w:rsid w:val="002106C4"/>
    <w:rsid w:val="002107F3"/>
    <w:rsid w:val="002107FD"/>
    <w:rsid w:val="00210C96"/>
    <w:rsid w:val="0021140C"/>
    <w:rsid w:val="002119F8"/>
    <w:rsid w:val="002129DC"/>
    <w:rsid w:val="00212A98"/>
    <w:rsid w:val="002130F5"/>
    <w:rsid w:val="002130F6"/>
    <w:rsid w:val="00215CF8"/>
    <w:rsid w:val="00215FE9"/>
    <w:rsid w:val="00216144"/>
    <w:rsid w:val="0021634C"/>
    <w:rsid w:val="0021646B"/>
    <w:rsid w:val="00217690"/>
    <w:rsid w:val="00220734"/>
    <w:rsid w:val="002207F8"/>
    <w:rsid w:val="00220FCA"/>
    <w:rsid w:val="0022260B"/>
    <w:rsid w:val="002228AF"/>
    <w:rsid w:val="00222D44"/>
    <w:rsid w:val="00225E17"/>
    <w:rsid w:val="002267CB"/>
    <w:rsid w:val="0022754D"/>
    <w:rsid w:val="00230459"/>
    <w:rsid w:val="002304F3"/>
    <w:rsid w:val="00231210"/>
    <w:rsid w:val="0023132F"/>
    <w:rsid w:val="00231D16"/>
    <w:rsid w:val="00232B61"/>
    <w:rsid w:val="00232D2E"/>
    <w:rsid w:val="00232FC6"/>
    <w:rsid w:val="002349AD"/>
    <w:rsid w:val="002353CB"/>
    <w:rsid w:val="00235F10"/>
    <w:rsid w:val="0023624A"/>
    <w:rsid w:val="00236DC2"/>
    <w:rsid w:val="00236FA9"/>
    <w:rsid w:val="00236FC9"/>
    <w:rsid w:val="00237464"/>
    <w:rsid w:val="00237B24"/>
    <w:rsid w:val="0024183E"/>
    <w:rsid w:val="00242169"/>
    <w:rsid w:val="00242D03"/>
    <w:rsid w:val="00242F26"/>
    <w:rsid w:val="00243595"/>
    <w:rsid w:val="002440BE"/>
    <w:rsid w:val="00244B88"/>
    <w:rsid w:val="00244C84"/>
    <w:rsid w:val="00244F06"/>
    <w:rsid w:val="0024536A"/>
    <w:rsid w:val="002455B9"/>
    <w:rsid w:val="0024563A"/>
    <w:rsid w:val="00246A73"/>
    <w:rsid w:val="00247272"/>
    <w:rsid w:val="00247735"/>
    <w:rsid w:val="002509E3"/>
    <w:rsid w:val="00251D92"/>
    <w:rsid w:val="002531D2"/>
    <w:rsid w:val="002540E8"/>
    <w:rsid w:val="002547E4"/>
    <w:rsid w:val="00255027"/>
    <w:rsid w:val="00255104"/>
    <w:rsid w:val="00255B26"/>
    <w:rsid w:val="00255EFD"/>
    <w:rsid w:val="002563CF"/>
    <w:rsid w:val="00257F9E"/>
    <w:rsid w:val="002605FF"/>
    <w:rsid w:val="00260622"/>
    <w:rsid w:val="0026123E"/>
    <w:rsid w:val="00261545"/>
    <w:rsid w:val="00261ECC"/>
    <w:rsid w:val="00262515"/>
    <w:rsid w:val="0026430D"/>
    <w:rsid w:val="002644AA"/>
    <w:rsid w:val="002645B5"/>
    <w:rsid w:val="00264E21"/>
    <w:rsid w:val="002651FE"/>
    <w:rsid w:val="00266BBA"/>
    <w:rsid w:val="00267BF3"/>
    <w:rsid w:val="002704BC"/>
    <w:rsid w:val="002713C2"/>
    <w:rsid w:val="00271A9D"/>
    <w:rsid w:val="002737CD"/>
    <w:rsid w:val="00273B2E"/>
    <w:rsid w:val="00273D5D"/>
    <w:rsid w:val="002746D9"/>
    <w:rsid w:val="00275673"/>
    <w:rsid w:val="00276978"/>
    <w:rsid w:val="00277153"/>
    <w:rsid w:val="002812E8"/>
    <w:rsid w:val="00281617"/>
    <w:rsid w:val="00281A2E"/>
    <w:rsid w:val="00281ABE"/>
    <w:rsid w:val="002830A6"/>
    <w:rsid w:val="002834F6"/>
    <w:rsid w:val="0028362E"/>
    <w:rsid w:val="00283985"/>
    <w:rsid w:val="00283B10"/>
    <w:rsid w:val="00283B4B"/>
    <w:rsid w:val="00283E19"/>
    <w:rsid w:val="00283FE6"/>
    <w:rsid w:val="00284002"/>
    <w:rsid w:val="00284AA8"/>
    <w:rsid w:val="0028522E"/>
    <w:rsid w:val="00285FEC"/>
    <w:rsid w:val="00286DBE"/>
    <w:rsid w:val="00286E8B"/>
    <w:rsid w:val="0028722E"/>
    <w:rsid w:val="002876FF"/>
    <w:rsid w:val="00287CED"/>
    <w:rsid w:val="00287F3A"/>
    <w:rsid w:val="00287F6D"/>
    <w:rsid w:val="00290421"/>
    <w:rsid w:val="002904DC"/>
    <w:rsid w:val="002913EB"/>
    <w:rsid w:val="0029290E"/>
    <w:rsid w:val="00293B6A"/>
    <w:rsid w:val="002945F8"/>
    <w:rsid w:val="002956B2"/>
    <w:rsid w:val="00295A32"/>
    <w:rsid w:val="00296490"/>
    <w:rsid w:val="00297176"/>
    <w:rsid w:val="002977B3"/>
    <w:rsid w:val="00297CBE"/>
    <w:rsid w:val="002A0B4A"/>
    <w:rsid w:val="002A1821"/>
    <w:rsid w:val="002A25B8"/>
    <w:rsid w:val="002A2D22"/>
    <w:rsid w:val="002A3BAE"/>
    <w:rsid w:val="002A6DDB"/>
    <w:rsid w:val="002A7D4E"/>
    <w:rsid w:val="002B1EA7"/>
    <w:rsid w:val="002B2955"/>
    <w:rsid w:val="002B3C24"/>
    <w:rsid w:val="002B3E73"/>
    <w:rsid w:val="002B5270"/>
    <w:rsid w:val="002B5B8D"/>
    <w:rsid w:val="002B5F05"/>
    <w:rsid w:val="002B6BF3"/>
    <w:rsid w:val="002C07E3"/>
    <w:rsid w:val="002C095F"/>
    <w:rsid w:val="002C34DC"/>
    <w:rsid w:val="002C391E"/>
    <w:rsid w:val="002C4201"/>
    <w:rsid w:val="002C5BD2"/>
    <w:rsid w:val="002C65EE"/>
    <w:rsid w:val="002C6982"/>
    <w:rsid w:val="002C7BD6"/>
    <w:rsid w:val="002C7EB9"/>
    <w:rsid w:val="002D183B"/>
    <w:rsid w:val="002D1F8C"/>
    <w:rsid w:val="002D2161"/>
    <w:rsid w:val="002D2D7F"/>
    <w:rsid w:val="002D329E"/>
    <w:rsid w:val="002D32D7"/>
    <w:rsid w:val="002D3D9A"/>
    <w:rsid w:val="002D4122"/>
    <w:rsid w:val="002D462E"/>
    <w:rsid w:val="002D47F9"/>
    <w:rsid w:val="002D4E9A"/>
    <w:rsid w:val="002D767E"/>
    <w:rsid w:val="002D7C92"/>
    <w:rsid w:val="002E074C"/>
    <w:rsid w:val="002E0D5D"/>
    <w:rsid w:val="002E0FE3"/>
    <w:rsid w:val="002E12B0"/>
    <w:rsid w:val="002E14F3"/>
    <w:rsid w:val="002E1B5B"/>
    <w:rsid w:val="002E30F8"/>
    <w:rsid w:val="002E3D38"/>
    <w:rsid w:val="002E44D7"/>
    <w:rsid w:val="002E518B"/>
    <w:rsid w:val="002E6141"/>
    <w:rsid w:val="002E6620"/>
    <w:rsid w:val="002E69F3"/>
    <w:rsid w:val="002E6AA0"/>
    <w:rsid w:val="002E6FC7"/>
    <w:rsid w:val="002E7A40"/>
    <w:rsid w:val="002E7CED"/>
    <w:rsid w:val="002F2B9E"/>
    <w:rsid w:val="002F2E59"/>
    <w:rsid w:val="002F3229"/>
    <w:rsid w:val="002F34FB"/>
    <w:rsid w:val="002F7B23"/>
    <w:rsid w:val="003013E5"/>
    <w:rsid w:val="00301CD4"/>
    <w:rsid w:val="00302D31"/>
    <w:rsid w:val="00302EC2"/>
    <w:rsid w:val="003039A5"/>
    <w:rsid w:val="003045A6"/>
    <w:rsid w:val="003047C4"/>
    <w:rsid w:val="003048AA"/>
    <w:rsid w:val="00304AD3"/>
    <w:rsid w:val="003054C3"/>
    <w:rsid w:val="003056F1"/>
    <w:rsid w:val="00306ED7"/>
    <w:rsid w:val="003071E3"/>
    <w:rsid w:val="00307F72"/>
    <w:rsid w:val="003104A1"/>
    <w:rsid w:val="003105BE"/>
    <w:rsid w:val="003117EB"/>
    <w:rsid w:val="003118FD"/>
    <w:rsid w:val="00311EA3"/>
    <w:rsid w:val="00312EE0"/>
    <w:rsid w:val="00313B1E"/>
    <w:rsid w:val="00314E91"/>
    <w:rsid w:val="00315434"/>
    <w:rsid w:val="00317214"/>
    <w:rsid w:val="00317C34"/>
    <w:rsid w:val="00317C8D"/>
    <w:rsid w:val="0032008E"/>
    <w:rsid w:val="00320898"/>
    <w:rsid w:val="00321A96"/>
    <w:rsid w:val="003224C3"/>
    <w:rsid w:val="003224D4"/>
    <w:rsid w:val="00323B16"/>
    <w:rsid w:val="00324188"/>
    <w:rsid w:val="0032428D"/>
    <w:rsid w:val="00324E57"/>
    <w:rsid w:val="00326F20"/>
    <w:rsid w:val="00327D97"/>
    <w:rsid w:val="003303B9"/>
    <w:rsid w:val="00331481"/>
    <w:rsid w:val="00331DF0"/>
    <w:rsid w:val="0033206E"/>
    <w:rsid w:val="00332775"/>
    <w:rsid w:val="003329BA"/>
    <w:rsid w:val="00332C2B"/>
    <w:rsid w:val="00333C98"/>
    <w:rsid w:val="00333F20"/>
    <w:rsid w:val="003343B9"/>
    <w:rsid w:val="00335E97"/>
    <w:rsid w:val="0033648F"/>
    <w:rsid w:val="003368B6"/>
    <w:rsid w:val="00336A94"/>
    <w:rsid w:val="00340115"/>
    <w:rsid w:val="0034070A"/>
    <w:rsid w:val="00340FF1"/>
    <w:rsid w:val="0034101C"/>
    <w:rsid w:val="003416F2"/>
    <w:rsid w:val="0034204E"/>
    <w:rsid w:val="003421B6"/>
    <w:rsid w:val="0034368B"/>
    <w:rsid w:val="00343FAC"/>
    <w:rsid w:val="0034496E"/>
    <w:rsid w:val="0034547A"/>
    <w:rsid w:val="0034593B"/>
    <w:rsid w:val="00345A96"/>
    <w:rsid w:val="00345E31"/>
    <w:rsid w:val="00345E52"/>
    <w:rsid w:val="00346681"/>
    <w:rsid w:val="00346ED4"/>
    <w:rsid w:val="0034715C"/>
    <w:rsid w:val="0034784F"/>
    <w:rsid w:val="00347BC6"/>
    <w:rsid w:val="00347F38"/>
    <w:rsid w:val="003502A1"/>
    <w:rsid w:val="00350FEC"/>
    <w:rsid w:val="00351144"/>
    <w:rsid w:val="00351710"/>
    <w:rsid w:val="00351829"/>
    <w:rsid w:val="00351F85"/>
    <w:rsid w:val="003520B0"/>
    <w:rsid w:val="0035273E"/>
    <w:rsid w:val="00352E81"/>
    <w:rsid w:val="003530D8"/>
    <w:rsid w:val="003545F0"/>
    <w:rsid w:val="003558ED"/>
    <w:rsid w:val="00357B90"/>
    <w:rsid w:val="003607A0"/>
    <w:rsid w:val="00360989"/>
    <w:rsid w:val="00361D84"/>
    <w:rsid w:val="00362FA3"/>
    <w:rsid w:val="00363546"/>
    <w:rsid w:val="00363940"/>
    <w:rsid w:val="00364A9B"/>
    <w:rsid w:val="00365530"/>
    <w:rsid w:val="00365D35"/>
    <w:rsid w:val="003713E1"/>
    <w:rsid w:val="00372223"/>
    <w:rsid w:val="00372D79"/>
    <w:rsid w:val="003739C5"/>
    <w:rsid w:val="00373CC5"/>
    <w:rsid w:val="00374B07"/>
    <w:rsid w:val="003752B7"/>
    <w:rsid w:val="00375346"/>
    <w:rsid w:val="00375BD5"/>
    <w:rsid w:val="003774E9"/>
    <w:rsid w:val="003779D0"/>
    <w:rsid w:val="00377E6A"/>
    <w:rsid w:val="003802A5"/>
    <w:rsid w:val="00380B69"/>
    <w:rsid w:val="00380FE8"/>
    <w:rsid w:val="003816DE"/>
    <w:rsid w:val="0038240D"/>
    <w:rsid w:val="0038285E"/>
    <w:rsid w:val="00382BEA"/>
    <w:rsid w:val="00383B0E"/>
    <w:rsid w:val="00383B39"/>
    <w:rsid w:val="00384350"/>
    <w:rsid w:val="00385446"/>
    <w:rsid w:val="003865B7"/>
    <w:rsid w:val="003868D3"/>
    <w:rsid w:val="00386D86"/>
    <w:rsid w:val="00387200"/>
    <w:rsid w:val="00390893"/>
    <w:rsid w:val="00393306"/>
    <w:rsid w:val="00393D57"/>
    <w:rsid w:val="00393F68"/>
    <w:rsid w:val="00394A37"/>
    <w:rsid w:val="003953C8"/>
    <w:rsid w:val="0039567E"/>
    <w:rsid w:val="003975C2"/>
    <w:rsid w:val="00397897"/>
    <w:rsid w:val="00397D5E"/>
    <w:rsid w:val="003A0D9F"/>
    <w:rsid w:val="003A210B"/>
    <w:rsid w:val="003A2E17"/>
    <w:rsid w:val="003A2ED7"/>
    <w:rsid w:val="003A32EF"/>
    <w:rsid w:val="003A3C13"/>
    <w:rsid w:val="003A4E40"/>
    <w:rsid w:val="003A5730"/>
    <w:rsid w:val="003A7136"/>
    <w:rsid w:val="003A7536"/>
    <w:rsid w:val="003A7FA9"/>
    <w:rsid w:val="003B17B3"/>
    <w:rsid w:val="003B296A"/>
    <w:rsid w:val="003B2BE4"/>
    <w:rsid w:val="003B303B"/>
    <w:rsid w:val="003B4509"/>
    <w:rsid w:val="003B5816"/>
    <w:rsid w:val="003B672A"/>
    <w:rsid w:val="003B6751"/>
    <w:rsid w:val="003B6789"/>
    <w:rsid w:val="003B687C"/>
    <w:rsid w:val="003B6AC7"/>
    <w:rsid w:val="003B74D3"/>
    <w:rsid w:val="003B7E68"/>
    <w:rsid w:val="003C01A3"/>
    <w:rsid w:val="003C0878"/>
    <w:rsid w:val="003C0E0F"/>
    <w:rsid w:val="003C192F"/>
    <w:rsid w:val="003C20AF"/>
    <w:rsid w:val="003C2B90"/>
    <w:rsid w:val="003C2FC3"/>
    <w:rsid w:val="003C3065"/>
    <w:rsid w:val="003C357E"/>
    <w:rsid w:val="003C39DA"/>
    <w:rsid w:val="003C458B"/>
    <w:rsid w:val="003C5A05"/>
    <w:rsid w:val="003C744E"/>
    <w:rsid w:val="003D0DCE"/>
    <w:rsid w:val="003D112C"/>
    <w:rsid w:val="003D1365"/>
    <w:rsid w:val="003D16F2"/>
    <w:rsid w:val="003D1B71"/>
    <w:rsid w:val="003D2054"/>
    <w:rsid w:val="003D2074"/>
    <w:rsid w:val="003D20AF"/>
    <w:rsid w:val="003D25D4"/>
    <w:rsid w:val="003D2C61"/>
    <w:rsid w:val="003D2CBF"/>
    <w:rsid w:val="003D3588"/>
    <w:rsid w:val="003D3BCD"/>
    <w:rsid w:val="003D3EF0"/>
    <w:rsid w:val="003D48D0"/>
    <w:rsid w:val="003D5A4B"/>
    <w:rsid w:val="003D65F7"/>
    <w:rsid w:val="003D766A"/>
    <w:rsid w:val="003E014A"/>
    <w:rsid w:val="003E0489"/>
    <w:rsid w:val="003E159F"/>
    <w:rsid w:val="003E25F4"/>
    <w:rsid w:val="003E3318"/>
    <w:rsid w:val="003E3981"/>
    <w:rsid w:val="003E3B8A"/>
    <w:rsid w:val="003E3F48"/>
    <w:rsid w:val="003E51CB"/>
    <w:rsid w:val="003E5FE1"/>
    <w:rsid w:val="003E62F5"/>
    <w:rsid w:val="003E71FD"/>
    <w:rsid w:val="003E7953"/>
    <w:rsid w:val="003F044D"/>
    <w:rsid w:val="003F0797"/>
    <w:rsid w:val="003F0EDA"/>
    <w:rsid w:val="003F0FFA"/>
    <w:rsid w:val="003F122A"/>
    <w:rsid w:val="003F15E0"/>
    <w:rsid w:val="003F1F07"/>
    <w:rsid w:val="003F23D9"/>
    <w:rsid w:val="003F30F0"/>
    <w:rsid w:val="003F533F"/>
    <w:rsid w:val="003F5B15"/>
    <w:rsid w:val="003F5BE1"/>
    <w:rsid w:val="003F63E6"/>
    <w:rsid w:val="003F6839"/>
    <w:rsid w:val="003F6E82"/>
    <w:rsid w:val="003F79E7"/>
    <w:rsid w:val="00400623"/>
    <w:rsid w:val="004007DC"/>
    <w:rsid w:val="00400E49"/>
    <w:rsid w:val="0040187B"/>
    <w:rsid w:val="004018E0"/>
    <w:rsid w:val="0040197A"/>
    <w:rsid w:val="00401B62"/>
    <w:rsid w:val="0040312A"/>
    <w:rsid w:val="0040312C"/>
    <w:rsid w:val="00403354"/>
    <w:rsid w:val="00403945"/>
    <w:rsid w:val="004045F8"/>
    <w:rsid w:val="00404674"/>
    <w:rsid w:val="00404D08"/>
    <w:rsid w:val="00405635"/>
    <w:rsid w:val="004056BC"/>
    <w:rsid w:val="00406001"/>
    <w:rsid w:val="004079A8"/>
    <w:rsid w:val="00407C90"/>
    <w:rsid w:val="00410092"/>
    <w:rsid w:val="004115C7"/>
    <w:rsid w:val="00411612"/>
    <w:rsid w:val="0041238F"/>
    <w:rsid w:val="00413B26"/>
    <w:rsid w:val="00414C99"/>
    <w:rsid w:val="00415937"/>
    <w:rsid w:val="00415D9F"/>
    <w:rsid w:val="00415F32"/>
    <w:rsid w:val="00415F3F"/>
    <w:rsid w:val="00416FAE"/>
    <w:rsid w:val="0041754B"/>
    <w:rsid w:val="00417833"/>
    <w:rsid w:val="00417D83"/>
    <w:rsid w:val="0042038A"/>
    <w:rsid w:val="00420BC0"/>
    <w:rsid w:val="004210DD"/>
    <w:rsid w:val="00421D0E"/>
    <w:rsid w:val="00424078"/>
    <w:rsid w:val="0042429C"/>
    <w:rsid w:val="0042455B"/>
    <w:rsid w:val="004249A8"/>
    <w:rsid w:val="00424AC0"/>
    <w:rsid w:val="00424FB5"/>
    <w:rsid w:val="00425E8D"/>
    <w:rsid w:val="00425F8F"/>
    <w:rsid w:val="004264F3"/>
    <w:rsid w:val="0042671F"/>
    <w:rsid w:val="00426A91"/>
    <w:rsid w:val="00426D5F"/>
    <w:rsid w:val="004300AE"/>
    <w:rsid w:val="00430632"/>
    <w:rsid w:val="00431170"/>
    <w:rsid w:val="00432B52"/>
    <w:rsid w:val="00432C43"/>
    <w:rsid w:val="00432F01"/>
    <w:rsid w:val="004335C3"/>
    <w:rsid w:val="00433AFD"/>
    <w:rsid w:val="00433B6E"/>
    <w:rsid w:val="00433FCD"/>
    <w:rsid w:val="00434195"/>
    <w:rsid w:val="0043556F"/>
    <w:rsid w:val="004365D1"/>
    <w:rsid w:val="00437660"/>
    <w:rsid w:val="00440008"/>
    <w:rsid w:val="00440556"/>
    <w:rsid w:val="004408D4"/>
    <w:rsid w:val="00440CE5"/>
    <w:rsid w:val="004413F5"/>
    <w:rsid w:val="00442166"/>
    <w:rsid w:val="0044416F"/>
    <w:rsid w:val="0044453B"/>
    <w:rsid w:val="00444675"/>
    <w:rsid w:val="00444E92"/>
    <w:rsid w:val="0044563C"/>
    <w:rsid w:val="00445A86"/>
    <w:rsid w:val="00446569"/>
    <w:rsid w:val="004465EF"/>
    <w:rsid w:val="00446C85"/>
    <w:rsid w:val="00446CF3"/>
    <w:rsid w:val="00451046"/>
    <w:rsid w:val="004537E2"/>
    <w:rsid w:val="00454061"/>
    <w:rsid w:val="00454280"/>
    <w:rsid w:val="00454622"/>
    <w:rsid w:val="0045477E"/>
    <w:rsid w:val="00455255"/>
    <w:rsid w:val="00455663"/>
    <w:rsid w:val="00456104"/>
    <w:rsid w:val="004575F2"/>
    <w:rsid w:val="00460052"/>
    <w:rsid w:val="0046014C"/>
    <w:rsid w:val="00460409"/>
    <w:rsid w:val="004615A4"/>
    <w:rsid w:val="00461B56"/>
    <w:rsid w:val="00461C51"/>
    <w:rsid w:val="00462BCD"/>
    <w:rsid w:val="00463B6E"/>
    <w:rsid w:val="0046510A"/>
    <w:rsid w:val="00465995"/>
    <w:rsid w:val="00465CCD"/>
    <w:rsid w:val="004664EE"/>
    <w:rsid w:val="00467E20"/>
    <w:rsid w:val="004705F8"/>
    <w:rsid w:val="004707EA"/>
    <w:rsid w:val="00470AA2"/>
    <w:rsid w:val="00470BE1"/>
    <w:rsid w:val="004715B1"/>
    <w:rsid w:val="00471711"/>
    <w:rsid w:val="00471B4D"/>
    <w:rsid w:val="00472108"/>
    <w:rsid w:val="0047320F"/>
    <w:rsid w:val="00473997"/>
    <w:rsid w:val="00475042"/>
    <w:rsid w:val="004753FC"/>
    <w:rsid w:val="00475F76"/>
    <w:rsid w:val="0047743A"/>
    <w:rsid w:val="00477698"/>
    <w:rsid w:val="00480BD9"/>
    <w:rsid w:val="0048127A"/>
    <w:rsid w:val="0048153E"/>
    <w:rsid w:val="0048225D"/>
    <w:rsid w:val="0048304A"/>
    <w:rsid w:val="00483C77"/>
    <w:rsid w:val="00484192"/>
    <w:rsid w:val="0048502C"/>
    <w:rsid w:val="0048555B"/>
    <w:rsid w:val="00486EEB"/>
    <w:rsid w:val="00487150"/>
    <w:rsid w:val="00487529"/>
    <w:rsid w:val="004914D6"/>
    <w:rsid w:val="00492790"/>
    <w:rsid w:val="00492ABD"/>
    <w:rsid w:val="00492FB3"/>
    <w:rsid w:val="00494194"/>
    <w:rsid w:val="00494501"/>
    <w:rsid w:val="00495736"/>
    <w:rsid w:val="004958E3"/>
    <w:rsid w:val="00495B47"/>
    <w:rsid w:val="00496132"/>
    <w:rsid w:val="004962EF"/>
    <w:rsid w:val="0049633A"/>
    <w:rsid w:val="00496EC7"/>
    <w:rsid w:val="004972B4"/>
    <w:rsid w:val="00497624"/>
    <w:rsid w:val="004A2E23"/>
    <w:rsid w:val="004A3FF1"/>
    <w:rsid w:val="004A4A06"/>
    <w:rsid w:val="004A586F"/>
    <w:rsid w:val="004A7D64"/>
    <w:rsid w:val="004A7F2C"/>
    <w:rsid w:val="004B2E16"/>
    <w:rsid w:val="004B311F"/>
    <w:rsid w:val="004B3694"/>
    <w:rsid w:val="004B3BDA"/>
    <w:rsid w:val="004B4691"/>
    <w:rsid w:val="004B528A"/>
    <w:rsid w:val="004B6B5C"/>
    <w:rsid w:val="004C0032"/>
    <w:rsid w:val="004C01E6"/>
    <w:rsid w:val="004C06CD"/>
    <w:rsid w:val="004C06D9"/>
    <w:rsid w:val="004C0DCD"/>
    <w:rsid w:val="004C3307"/>
    <w:rsid w:val="004C409B"/>
    <w:rsid w:val="004C4272"/>
    <w:rsid w:val="004C4F28"/>
    <w:rsid w:val="004C5AF0"/>
    <w:rsid w:val="004C6349"/>
    <w:rsid w:val="004C68B3"/>
    <w:rsid w:val="004C68D6"/>
    <w:rsid w:val="004C76B4"/>
    <w:rsid w:val="004C793F"/>
    <w:rsid w:val="004D00C3"/>
    <w:rsid w:val="004D1E5A"/>
    <w:rsid w:val="004D204B"/>
    <w:rsid w:val="004D3612"/>
    <w:rsid w:val="004D36CA"/>
    <w:rsid w:val="004D3EE8"/>
    <w:rsid w:val="004D4797"/>
    <w:rsid w:val="004D4860"/>
    <w:rsid w:val="004D48F4"/>
    <w:rsid w:val="004D516B"/>
    <w:rsid w:val="004D65AF"/>
    <w:rsid w:val="004D66B5"/>
    <w:rsid w:val="004D684D"/>
    <w:rsid w:val="004D6D6C"/>
    <w:rsid w:val="004D7012"/>
    <w:rsid w:val="004D7656"/>
    <w:rsid w:val="004D7ED8"/>
    <w:rsid w:val="004DCEAE"/>
    <w:rsid w:val="004E0378"/>
    <w:rsid w:val="004E0492"/>
    <w:rsid w:val="004E0C24"/>
    <w:rsid w:val="004E1687"/>
    <w:rsid w:val="004E1BE9"/>
    <w:rsid w:val="004E209F"/>
    <w:rsid w:val="004E2B85"/>
    <w:rsid w:val="004E3396"/>
    <w:rsid w:val="004E3932"/>
    <w:rsid w:val="004E4CB8"/>
    <w:rsid w:val="004E5DCC"/>
    <w:rsid w:val="004E5F95"/>
    <w:rsid w:val="004E7B5E"/>
    <w:rsid w:val="004F0838"/>
    <w:rsid w:val="004F14D3"/>
    <w:rsid w:val="004F15E8"/>
    <w:rsid w:val="004F1BDC"/>
    <w:rsid w:val="004F1DBC"/>
    <w:rsid w:val="004F1E89"/>
    <w:rsid w:val="004F3BA5"/>
    <w:rsid w:val="004F3EEC"/>
    <w:rsid w:val="004F53EB"/>
    <w:rsid w:val="004F59E2"/>
    <w:rsid w:val="004F5B1C"/>
    <w:rsid w:val="004F741C"/>
    <w:rsid w:val="004F7B36"/>
    <w:rsid w:val="004F7F0B"/>
    <w:rsid w:val="00501335"/>
    <w:rsid w:val="00501F72"/>
    <w:rsid w:val="00502D3A"/>
    <w:rsid w:val="005032B8"/>
    <w:rsid w:val="005063F5"/>
    <w:rsid w:val="005065E7"/>
    <w:rsid w:val="00510E47"/>
    <w:rsid w:val="005112D6"/>
    <w:rsid w:val="00511912"/>
    <w:rsid w:val="00513942"/>
    <w:rsid w:val="00513943"/>
    <w:rsid w:val="00515866"/>
    <w:rsid w:val="005158F2"/>
    <w:rsid w:val="00516206"/>
    <w:rsid w:val="00517B3E"/>
    <w:rsid w:val="00520192"/>
    <w:rsid w:val="0052020F"/>
    <w:rsid w:val="0052079B"/>
    <w:rsid w:val="00520BAB"/>
    <w:rsid w:val="00521317"/>
    <w:rsid w:val="0052177A"/>
    <w:rsid w:val="00521C35"/>
    <w:rsid w:val="00522322"/>
    <w:rsid w:val="00522B3B"/>
    <w:rsid w:val="0052312E"/>
    <w:rsid w:val="0052335A"/>
    <w:rsid w:val="0052495E"/>
    <w:rsid w:val="00524D59"/>
    <w:rsid w:val="00524D83"/>
    <w:rsid w:val="0052610F"/>
    <w:rsid w:val="00526750"/>
    <w:rsid w:val="00526FA7"/>
    <w:rsid w:val="00526FBD"/>
    <w:rsid w:val="005278BF"/>
    <w:rsid w:val="00527A21"/>
    <w:rsid w:val="005307C2"/>
    <w:rsid w:val="00530D6C"/>
    <w:rsid w:val="00531318"/>
    <w:rsid w:val="00531FD8"/>
    <w:rsid w:val="00532681"/>
    <w:rsid w:val="00532859"/>
    <w:rsid w:val="00532D1C"/>
    <w:rsid w:val="00533978"/>
    <w:rsid w:val="005345B9"/>
    <w:rsid w:val="00534B8D"/>
    <w:rsid w:val="00534FC7"/>
    <w:rsid w:val="00535485"/>
    <w:rsid w:val="005354C6"/>
    <w:rsid w:val="005354E2"/>
    <w:rsid w:val="00537981"/>
    <w:rsid w:val="00537BAD"/>
    <w:rsid w:val="0054167E"/>
    <w:rsid w:val="00541E2B"/>
    <w:rsid w:val="0054264D"/>
    <w:rsid w:val="00542E36"/>
    <w:rsid w:val="00543398"/>
    <w:rsid w:val="005435CA"/>
    <w:rsid w:val="00543E72"/>
    <w:rsid w:val="00544353"/>
    <w:rsid w:val="005445C3"/>
    <w:rsid w:val="00545571"/>
    <w:rsid w:val="00545BF2"/>
    <w:rsid w:val="00546534"/>
    <w:rsid w:val="00547141"/>
    <w:rsid w:val="00547318"/>
    <w:rsid w:val="00550141"/>
    <w:rsid w:val="005509F8"/>
    <w:rsid w:val="0055239D"/>
    <w:rsid w:val="0055297D"/>
    <w:rsid w:val="00552ECC"/>
    <w:rsid w:val="00552F2C"/>
    <w:rsid w:val="0055304C"/>
    <w:rsid w:val="00555109"/>
    <w:rsid w:val="00556599"/>
    <w:rsid w:val="00557BED"/>
    <w:rsid w:val="00561721"/>
    <w:rsid w:val="0056279A"/>
    <w:rsid w:val="005627B7"/>
    <w:rsid w:val="005632AA"/>
    <w:rsid w:val="00563361"/>
    <w:rsid w:val="00564A98"/>
    <w:rsid w:val="00565252"/>
    <w:rsid w:val="005662EE"/>
    <w:rsid w:val="00566C56"/>
    <w:rsid w:val="00570F3C"/>
    <w:rsid w:val="00572B84"/>
    <w:rsid w:val="00573BCF"/>
    <w:rsid w:val="005741B1"/>
    <w:rsid w:val="005741C7"/>
    <w:rsid w:val="00575FA6"/>
    <w:rsid w:val="005760C9"/>
    <w:rsid w:val="00576A51"/>
    <w:rsid w:val="00577E09"/>
    <w:rsid w:val="005803A1"/>
    <w:rsid w:val="00580CB6"/>
    <w:rsid w:val="00582158"/>
    <w:rsid w:val="0058222D"/>
    <w:rsid w:val="005827D7"/>
    <w:rsid w:val="00582F17"/>
    <w:rsid w:val="00583972"/>
    <w:rsid w:val="00584295"/>
    <w:rsid w:val="005864E6"/>
    <w:rsid w:val="00587840"/>
    <w:rsid w:val="00590040"/>
    <w:rsid w:val="00590F09"/>
    <w:rsid w:val="0059202A"/>
    <w:rsid w:val="00592E6B"/>
    <w:rsid w:val="00592FF8"/>
    <w:rsid w:val="005933A5"/>
    <w:rsid w:val="00594E3D"/>
    <w:rsid w:val="00595312"/>
    <w:rsid w:val="00595918"/>
    <w:rsid w:val="00595FB1"/>
    <w:rsid w:val="005960F5"/>
    <w:rsid w:val="00596DB0"/>
    <w:rsid w:val="00597F58"/>
    <w:rsid w:val="005A0C7C"/>
    <w:rsid w:val="005A17ED"/>
    <w:rsid w:val="005A1C1A"/>
    <w:rsid w:val="005A1FC7"/>
    <w:rsid w:val="005A228D"/>
    <w:rsid w:val="005A23F3"/>
    <w:rsid w:val="005A28DE"/>
    <w:rsid w:val="005A2E52"/>
    <w:rsid w:val="005A568E"/>
    <w:rsid w:val="005A6D33"/>
    <w:rsid w:val="005A7196"/>
    <w:rsid w:val="005A7F68"/>
    <w:rsid w:val="005B0D20"/>
    <w:rsid w:val="005B137E"/>
    <w:rsid w:val="005B1C80"/>
    <w:rsid w:val="005B261B"/>
    <w:rsid w:val="005B2844"/>
    <w:rsid w:val="005B2878"/>
    <w:rsid w:val="005B2B74"/>
    <w:rsid w:val="005B39B6"/>
    <w:rsid w:val="005B429C"/>
    <w:rsid w:val="005B45B8"/>
    <w:rsid w:val="005B5EB9"/>
    <w:rsid w:val="005B60FC"/>
    <w:rsid w:val="005B65DA"/>
    <w:rsid w:val="005C09D3"/>
    <w:rsid w:val="005C1EBE"/>
    <w:rsid w:val="005C31B9"/>
    <w:rsid w:val="005C3394"/>
    <w:rsid w:val="005C3444"/>
    <w:rsid w:val="005C364E"/>
    <w:rsid w:val="005C39D5"/>
    <w:rsid w:val="005C3F6F"/>
    <w:rsid w:val="005C3F7B"/>
    <w:rsid w:val="005C4834"/>
    <w:rsid w:val="005C50E4"/>
    <w:rsid w:val="005C548F"/>
    <w:rsid w:val="005C54BD"/>
    <w:rsid w:val="005C5961"/>
    <w:rsid w:val="005C6228"/>
    <w:rsid w:val="005C62AC"/>
    <w:rsid w:val="005C7994"/>
    <w:rsid w:val="005C7EBC"/>
    <w:rsid w:val="005D0025"/>
    <w:rsid w:val="005D0DAD"/>
    <w:rsid w:val="005D1456"/>
    <w:rsid w:val="005D1BE2"/>
    <w:rsid w:val="005D38D6"/>
    <w:rsid w:val="005D3C22"/>
    <w:rsid w:val="005D4025"/>
    <w:rsid w:val="005D4115"/>
    <w:rsid w:val="005D44A9"/>
    <w:rsid w:val="005D489A"/>
    <w:rsid w:val="005D4D84"/>
    <w:rsid w:val="005D5350"/>
    <w:rsid w:val="005D5AAF"/>
    <w:rsid w:val="005D5BB3"/>
    <w:rsid w:val="005D5DDF"/>
    <w:rsid w:val="005D6774"/>
    <w:rsid w:val="005D7292"/>
    <w:rsid w:val="005D7B17"/>
    <w:rsid w:val="005E019A"/>
    <w:rsid w:val="005E24BE"/>
    <w:rsid w:val="005E2DBE"/>
    <w:rsid w:val="005E35C2"/>
    <w:rsid w:val="005E380D"/>
    <w:rsid w:val="005E380E"/>
    <w:rsid w:val="005E41BF"/>
    <w:rsid w:val="005E4A92"/>
    <w:rsid w:val="005E5034"/>
    <w:rsid w:val="005E508E"/>
    <w:rsid w:val="005E5ED3"/>
    <w:rsid w:val="005E6A75"/>
    <w:rsid w:val="005E6F1C"/>
    <w:rsid w:val="005E756D"/>
    <w:rsid w:val="005E7776"/>
    <w:rsid w:val="005F02E1"/>
    <w:rsid w:val="005F059C"/>
    <w:rsid w:val="005F08FB"/>
    <w:rsid w:val="005F0F41"/>
    <w:rsid w:val="005F0FDB"/>
    <w:rsid w:val="005F10A0"/>
    <w:rsid w:val="005F1321"/>
    <w:rsid w:val="005F17E6"/>
    <w:rsid w:val="005F1EAA"/>
    <w:rsid w:val="005F1ECC"/>
    <w:rsid w:val="005F2945"/>
    <w:rsid w:val="005F3827"/>
    <w:rsid w:val="005F3F99"/>
    <w:rsid w:val="005F4830"/>
    <w:rsid w:val="005F4C07"/>
    <w:rsid w:val="005F4FC9"/>
    <w:rsid w:val="005F50EB"/>
    <w:rsid w:val="005F53AB"/>
    <w:rsid w:val="005F55CC"/>
    <w:rsid w:val="005F6299"/>
    <w:rsid w:val="005F7349"/>
    <w:rsid w:val="005F7660"/>
    <w:rsid w:val="005F7AD8"/>
    <w:rsid w:val="005F7D8C"/>
    <w:rsid w:val="005F7EAC"/>
    <w:rsid w:val="005F7FA8"/>
    <w:rsid w:val="00600017"/>
    <w:rsid w:val="006000F0"/>
    <w:rsid w:val="00600CCD"/>
    <w:rsid w:val="00602ED2"/>
    <w:rsid w:val="00603C28"/>
    <w:rsid w:val="00603D8E"/>
    <w:rsid w:val="006048F1"/>
    <w:rsid w:val="00605074"/>
    <w:rsid w:val="006050AB"/>
    <w:rsid w:val="00605176"/>
    <w:rsid w:val="00605A49"/>
    <w:rsid w:val="00606163"/>
    <w:rsid w:val="00607211"/>
    <w:rsid w:val="00607404"/>
    <w:rsid w:val="00607ACE"/>
    <w:rsid w:val="00607E17"/>
    <w:rsid w:val="00610106"/>
    <w:rsid w:val="0061014E"/>
    <w:rsid w:val="00610A60"/>
    <w:rsid w:val="00611770"/>
    <w:rsid w:val="00611A4C"/>
    <w:rsid w:val="00611AC8"/>
    <w:rsid w:val="006123C3"/>
    <w:rsid w:val="0061254E"/>
    <w:rsid w:val="006128C2"/>
    <w:rsid w:val="00614587"/>
    <w:rsid w:val="006146CA"/>
    <w:rsid w:val="006149CA"/>
    <w:rsid w:val="00614F5A"/>
    <w:rsid w:val="0061532B"/>
    <w:rsid w:val="00615DF6"/>
    <w:rsid w:val="006160AA"/>
    <w:rsid w:val="0061782C"/>
    <w:rsid w:val="00620624"/>
    <w:rsid w:val="006206AF"/>
    <w:rsid w:val="00622297"/>
    <w:rsid w:val="00622437"/>
    <w:rsid w:val="006237A5"/>
    <w:rsid w:val="00624B01"/>
    <w:rsid w:val="00624ECB"/>
    <w:rsid w:val="00624ED4"/>
    <w:rsid w:val="0062587B"/>
    <w:rsid w:val="00625BCB"/>
    <w:rsid w:val="006274D2"/>
    <w:rsid w:val="00634298"/>
    <w:rsid w:val="00634531"/>
    <w:rsid w:val="00634CEE"/>
    <w:rsid w:val="00636042"/>
    <w:rsid w:val="006360E6"/>
    <w:rsid w:val="00637118"/>
    <w:rsid w:val="0063CEE2"/>
    <w:rsid w:val="0064014F"/>
    <w:rsid w:val="00640A8A"/>
    <w:rsid w:val="00640ED3"/>
    <w:rsid w:val="006414E2"/>
    <w:rsid w:val="00641B41"/>
    <w:rsid w:val="0064203A"/>
    <w:rsid w:val="00642486"/>
    <w:rsid w:val="00642772"/>
    <w:rsid w:val="00642847"/>
    <w:rsid w:val="00642A82"/>
    <w:rsid w:val="00642C95"/>
    <w:rsid w:val="00643D99"/>
    <w:rsid w:val="006448E3"/>
    <w:rsid w:val="0064500C"/>
    <w:rsid w:val="0064556A"/>
    <w:rsid w:val="00645904"/>
    <w:rsid w:val="00651435"/>
    <w:rsid w:val="00651E76"/>
    <w:rsid w:val="00652A51"/>
    <w:rsid w:val="00653201"/>
    <w:rsid w:val="00654004"/>
    <w:rsid w:val="00654013"/>
    <w:rsid w:val="0065408E"/>
    <w:rsid w:val="006541DD"/>
    <w:rsid w:val="00654267"/>
    <w:rsid w:val="006555C5"/>
    <w:rsid w:val="00655C09"/>
    <w:rsid w:val="00656A45"/>
    <w:rsid w:val="0065703B"/>
    <w:rsid w:val="00657B2C"/>
    <w:rsid w:val="00657FE8"/>
    <w:rsid w:val="0066121B"/>
    <w:rsid w:val="006625C7"/>
    <w:rsid w:val="00664001"/>
    <w:rsid w:val="00664455"/>
    <w:rsid w:val="00664D2B"/>
    <w:rsid w:val="00664E26"/>
    <w:rsid w:val="00664E5D"/>
    <w:rsid w:val="00665779"/>
    <w:rsid w:val="0066647D"/>
    <w:rsid w:val="00666B51"/>
    <w:rsid w:val="00666F03"/>
    <w:rsid w:val="00667BF4"/>
    <w:rsid w:val="00670106"/>
    <w:rsid w:val="00670646"/>
    <w:rsid w:val="00670BC2"/>
    <w:rsid w:val="006710D6"/>
    <w:rsid w:val="006711C9"/>
    <w:rsid w:val="006718E8"/>
    <w:rsid w:val="006720EC"/>
    <w:rsid w:val="006724DF"/>
    <w:rsid w:val="00673ACD"/>
    <w:rsid w:val="00673F69"/>
    <w:rsid w:val="00674A9A"/>
    <w:rsid w:val="00674F4D"/>
    <w:rsid w:val="0067513A"/>
    <w:rsid w:val="00675B1C"/>
    <w:rsid w:val="006769E6"/>
    <w:rsid w:val="00680527"/>
    <w:rsid w:val="006813B1"/>
    <w:rsid w:val="006818D0"/>
    <w:rsid w:val="00681C00"/>
    <w:rsid w:val="0068224A"/>
    <w:rsid w:val="00682BB1"/>
    <w:rsid w:val="006836FF"/>
    <w:rsid w:val="00683C75"/>
    <w:rsid w:val="00683DB6"/>
    <w:rsid w:val="00684976"/>
    <w:rsid w:val="00684A4C"/>
    <w:rsid w:val="006852FD"/>
    <w:rsid w:val="00686FFB"/>
    <w:rsid w:val="00687EE7"/>
    <w:rsid w:val="006901CD"/>
    <w:rsid w:val="006901DC"/>
    <w:rsid w:val="00691051"/>
    <w:rsid w:val="00691B0C"/>
    <w:rsid w:val="006931CC"/>
    <w:rsid w:val="00693AC0"/>
    <w:rsid w:val="00694414"/>
    <w:rsid w:val="00694A08"/>
    <w:rsid w:val="00694B33"/>
    <w:rsid w:val="00694CCE"/>
    <w:rsid w:val="00695196"/>
    <w:rsid w:val="00695CD0"/>
    <w:rsid w:val="00695D8B"/>
    <w:rsid w:val="00696382"/>
    <w:rsid w:val="006963DB"/>
    <w:rsid w:val="00696A69"/>
    <w:rsid w:val="00697105"/>
    <w:rsid w:val="006974B7"/>
    <w:rsid w:val="00697EEB"/>
    <w:rsid w:val="006A0A26"/>
    <w:rsid w:val="006A0E66"/>
    <w:rsid w:val="006A1782"/>
    <w:rsid w:val="006A3491"/>
    <w:rsid w:val="006A34F7"/>
    <w:rsid w:val="006A3BB4"/>
    <w:rsid w:val="006A3E7F"/>
    <w:rsid w:val="006A48E3"/>
    <w:rsid w:val="006A61BD"/>
    <w:rsid w:val="006A74E2"/>
    <w:rsid w:val="006A7C52"/>
    <w:rsid w:val="006B0DB0"/>
    <w:rsid w:val="006B0E16"/>
    <w:rsid w:val="006B1DF5"/>
    <w:rsid w:val="006B2BA6"/>
    <w:rsid w:val="006B2BD0"/>
    <w:rsid w:val="006B3552"/>
    <w:rsid w:val="006B3E65"/>
    <w:rsid w:val="006B3E84"/>
    <w:rsid w:val="006B4C78"/>
    <w:rsid w:val="006B573C"/>
    <w:rsid w:val="006B5BAD"/>
    <w:rsid w:val="006B64DC"/>
    <w:rsid w:val="006B68DA"/>
    <w:rsid w:val="006B6A1D"/>
    <w:rsid w:val="006B7B32"/>
    <w:rsid w:val="006B7FFD"/>
    <w:rsid w:val="006C06AC"/>
    <w:rsid w:val="006C0B2F"/>
    <w:rsid w:val="006C1427"/>
    <w:rsid w:val="006C18A2"/>
    <w:rsid w:val="006C2D5A"/>
    <w:rsid w:val="006C3A37"/>
    <w:rsid w:val="006C4157"/>
    <w:rsid w:val="006C6176"/>
    <w:rsid w:val="006D0809"/>
    <w:rsid w:val="006D2A11"/>
    <w:rsid w:val="006D2EE3"/>
    <w:rsid w:val="006D2EF2"/>
    <w:rsid w:val="006D3533"/>
    <w:rsid w:val="006D5735"/>
    <w:rsid w:val="006D64AD"/>
    <w:rsid w:val="006D6DA9"/>
    <w:rsid w:val="006D7BAB"/>
    <w:rsid w:val="006E0490"/>
    <w:rsid w:val="006E04A7"/>
    <w:rsid w:val="006E0A3E"/>
    <w:rsid w:val="006E0A49"/>
    <w:rsid w:val="006E12C8"/>
    <w:rsid w:val="006E1627"/>
    <w:rsid w:val="006E257F"/>
    <w:rsid w:val="006E2B00"/>
    <w:rsid w:val="006E3069"/>
    <w:rsid w:val="006E3D87"/>
    <w:rsid w:val="006E5514"/>
    <w:rsid w:val="006E5B0C"/>
    <w:rsid w:val="006E624C"/>
    <w:rsid w:val="006E6F47"/>
    <w:rsid w:val="006E73CC"/>
    <w:rsid w:val="006E7894"/>
    <w:rsid w:val="006F0F25"/>
    <w:rsid w:val="006F1609"/>
    <w:rsid w:val="006F1929"/>
    <w:rsid w:val="006F411C"/>
    <w:rsid w:val="006F4BFD"/>
    <w:rsid w:val="006F5928"/>
    <w:rsid w:val="006F6D09"/>
    <w:rsid w:val="006F6D88"/>
    <w:rsid w:val="00700ACA"/>
    <w:rsid w:val="00700B42"/>
    <w:rsid w:val="007022FD"/>
    <w:rsid w:val="00702FCA"/>
    <w:rsid w:val="0070377C"/>
    <w:rsid w:val="007043BA"/>
    <w:rsid w:val="00704A15"/>
    <w:rsid w:val="00704C06"/>
    <w:rsid w:val="0070575F"/>
    <w:rsid w:val="007060DF"/>
    <w:rsid w:val="00706C29"/>
    <w:rsid w:val="00706C48"/>
    <w:rsid w:val="00706C7A"/>
    <w:rsid w:val="00706F7B"/>
    <w:rsid w:val="0070738B"/>
    <w:rsid w:val="00707D50"/>
    <w:rsid w:val="00710738"/>
    <w:rsid w:val="007120E0"/>
    <w:rsid w:val="00712436"/>
    <w:rsid w:val="00712951"/>
    <w:rsid w:val="00712BCC"/>
    <w:rsid w:val="00713170"/>
    <w:rsid w:val="0071480D"/>
    <w:rsid w:val="00714895"/>
    <w:rsid w:val="00715078"/>
    <w:rsid w:val="00716047"/>
    <w:rsid w:val="00716110"/>
    <w:rsid w:val="00716145"/>
    <w:rsid w:val="00716418"/>
    <w:rsid w:val="00716B89"/>
    <w:rsid w:val="00716BC1"/>
    <w:rsid w:val="00717006"/>
    <w:rsid w:val="00717D9F"/>
    <w:rsid w:val="0072009C"/>
    <w:rsid w:val="007204DB"/>
    <w:rsid w:val="00720818"/>
    <w:rsid w:val="00722610"/>
    <w:rsid w:val="00722B00"/>
    <w:rsid w:val="00722BC0"/>
    <w:rsid w:val="00722E32"/>
    <w:rsid w:val="00723C95"/>
    <w:rsid w:val="00723F22"/>
    <w:rsid w:val="00724112"/>
    <w:rsid w:val="007245B7"/>
    <w:rsid w:val="00724968"/>
    <w:rsid w:val="00725689"/>
    <w:rsid w:val="00725EDE"/>
    <w:rsid w:val="0072645E"/>
    <w:rsid w:val="00727D82"/>
    <w:rsid w:val="00730552"/>
    <w:rsid w:val="007312C0"/>
    <w:rsid w:val="00731846"/>
    <w:rsid w:val="0073306F"/>
    <w:rsid w:val="0073423F"/>
    <w:rsid w:val="0073551C"/>
    <w:rsid w:val="00735B86"/>
    <w:rsid w:val="007362A9"/>
    <w:rsid w:val="0073677D"/>
    <w:rsid w:val="00740A6F"/>
    <w:rsid w:val="007416E4"/>
    <w:rsid w:val="00741A4F"/>
    <w:rsid w:val="00741C32"/>
    <w:rsid w:val="00742B65"/>
    <w:rsid w:val="00743450"/>
    <w:rsid w:val="007438D6"/>
    <w:rsid w:val="00744339"/>
    <w:rsid w:val="00744516"/>
    <w:rsid w:val="00745102"/>
    <w:rsid w:val="0074689F"/>
    <w:rsid w:val="0074773D"/>
    <w:rsid w:val="00747BD2"/>
    <w:rsid w:val="00747DF2"/>
    <w:rsid w:val="007505EF"/>
    <w:rsid w:val="00751A0B"/>
    <w:rsid w:val="00751BD0"/>
    <w:rsid w:val="007528CF"/>
    <w:rsid w:val="00752EAE"/>
    <w:rsid w:val="0075311C"/>
    <w:rsid w:val="007535F0"/>
    <w:rsid w:val="0075375B"/>
    <w:rsid w:val="00753876"/>
    <w:rsid w:val="00754AEA"/>
    <w:rsid w:val="0075535F"/>
    <w:rsid w:val="007553BB"/>
    <w:rsid w:val="00755843"/>
    <w:rsid w:val="00755AE9"/>
    <w:rsid w:val="007569D7"/>
    <w:rsid w:val="0075707C"/>
    <w:rsid w:val="00757255"/>
    <w:rsid w:val="00757528"/>
    <w:rsid w:val="00757847"/>
    <w:rsid w:val="0076026E"/>
    <w:rsid w:val="00760BF7"/>
    <w:rsid w:val="00760EA8"/>
    <w:rsid w:val="0076142C"/>
    <w:rsid w:val="00761DA0"/>
    <w:rsid w:val="00762A00"/>
    <w:rsid w:val="00762BCC"/>
    <w:rsid w:val="00762DDF"/>
    <w:rsid w:val="007632F2"/>
    <w:rsid w:val="00763A24"/>
    <w:rsid w:val="00763C87"/>
    <w:rsid w:val="00763D92"/>
    <w:rsid w:val="00763E09"/>
    <w:rsid w:val="00764039"/>
    <w:rsid w:val="007660C3"/>
    <w:rsid w:val="00766478"/>
    <w:rsid w:val="00767661"/>
    <w:rsid w:val="00767942"/>
    <w:rsid w:val="00770153"/>
    <w:rsid w:val="00770342"/>
    <w:rsid w:val="00770D68"/>
    <w:rsid w:val="00771100"/>
    <w:rsid w:val="007720D5"/>
    <w:rsid w:val="00772AF4"/>
    <w:rsid w:val="007733C7"/>
    <w:rsid w:val="00773B06"/>
    <w:rsid w:val="00773B8A"/>
    <w:rsid w:val="00773D4A"/>
    <w:rsid w:val="0077415A"/>
    <w:rsid w:val="00774ABE"/>
    <w:rsid w:val="007764DA"/>
    <w:rsid w:val="007800F8"/>
    <w:rsid w:val="00780124"/>
    <w:rsid w:val="007802AC"/>
    <w:rsid w:val="00780EFD"/>
    <w:rsid w:val="007822C4"/>
    <w:rsid w:val="0078290B"/>
    <w:rsid w:val="00782D95"/>
    <w:rsid w:val="00783AF0"/>
    <w:rsid w:val="00784080"/>
    <w:rsid w:val="00785396"/>
    <w:rsid w:val="0078601A"/>
    <w:rsid w:val="00786B4A"/>
    <w:rsid w:val="00786EA8"/>
    <w:rsid w:val="00787AFE"/>
    <w:rsid w:val="007902EA"/>
    <w:rsid w:val="007919AF"/>
    <w:rsid w:val="007919C4"/>
    <w:rsid w:val="007925DF"/>
    <w:rsid w:val="007946A4"/>
    <w:rsid w:val="00795021"/>
    <w:rsid w:val="00795350"/>
    <w:rsid w:val="007958E6"/>
    <w:rsid w:val="00795FA5"/>
    <w:rsid w:val="00796AEF"/>
    <w:rsid w:val="00797430"/>
    <w:rsid w:val="007A1D81"/>
    <w:rsid w:val="007A1FA8"/>
    <w:rsid w:val="007A24F6"/>
    <w:rsid w:val="007A2799"/>
    <w:rsid w:val="007A5065"/>
    <w:rsid w:val="007A5454"/>
    <w:rsid w:val="007A597C"/>
    <w:rsid w:val="007A5B87"/>
    <w:rsid w:val="007A6182"/>
    <w:rsid w:val="007A6457"/>
    <w:rsid w:val="007A649E"/>
    <w:rsid w:val="007A68EE"/>
    <w:rsid w:val="007A6A5D"/>
    <w:rsid w:val="007A6EA4"/>
    <w:rsid w:val="007A7A12"/>
    <w:rsid w:val="007B0037"/>
    <w:rsid w:val="007B05A1"/>
    <w:rsid w:val="007B0799"/>
    <w:rsid w:val="007B0ECA"/>
    <w:rsid w:val="007B2033"/>
    <w:rsid w:val="007B3521"/>
    <w:rsid w:val="007B3830"/>
    <w:rsid w:val="007B417A"/>
    <w:rsid w:val="007B55D7"/>
    <w:rsid w:val="007B5C1C"/>
    <w:rsid w:val="007B5F05"/>
    <w:rsid w:val="007B60F4"/>
    <w:rsid w:val="007B7D1B"/>
    <w:rsid w:val="007C07A2"/>
    <w:rsid w:val="007C1354"/>
    <w:rsid w:val="007C184A"/>
    <w:rsid w:val="007C2A88"/>
    <w:rsid w:val="007C2F8A"/>
    <w:rsid w:val="007C31AF"/>
    <w:rsid w:val="007C38A3"/>
    <w:rsid w:val="007C5824"/>
    <w:rsid w:val="007C58DD"/>
    <w:rsid w:val="007C5CF8"/>
    <w:rsid w:val="007C6DC8"/>
    <w:rsid w:val="007C790D"/>
    <w:rsid w:val="007C7A8D"/>
    <w:rsid w:val="007C7E5B"/>
    <w:rsid w:val="007D02D0"/>
    <w:rsid w:val="007D04B1"/>
    <w:rsid w:val="007D0556"/>
    <w:rsid w:val="007D0B29"/>
    <w:rsid w:val="007D0B4D"/>
    <w:rsid w:val="007D1695"/>
    <w:rsid w:val="007D2FDA"/>
    <w:rsid w:val="007D379F"/>
    <w:rsid w:val="007D387D"/>
    <w:rsid w:val="007D4258"/>
    <w:rsid w:val="007D43D3"/>
    <w:rsid w:val="007D46FD"/>
    <w:rsid w:val="007D4E2F"/>
    <w:rsid w:val="007D5BA3"/>
    <w:rsid w:val="007D5EFB"/>
    <w:rsid w:val="007D61AD"/>
    <w:rsid w:val="007D6DAA"/>
    <w:rsid w:val="007D71D8"/>
    <w:rsid w:val="007E03AB"/>
    <w:rsid w:val="007E0FC4"/>
    <w:rsid w:val="007E1CC2"/>
    <w:rsid w:val="007E1EF0"/>
    <w:rsid w:val="007E1F48"/>
    <w:rsid w:val="007E2843"/>
    <w:rsid w:val="007E2B3F"/>
    <w:rsid w:val="007E2B7C"/>
    <w:rsid w:val="007E31E4"/>
    <w:rsid w:val="007E4C9B"/>
    <w:rsid w:val="007E56EA"/>
    <w:rsid w:val="007E602D"/>
    <w:rsid w:val="007E62E9"/>
    <w:rsid w:val="007E6455"/>
    <w:rsid w:val="007F0AC9"/>
    <w:rsid w:val="007F228B"/>
    <w:rsid w:val="007F3367"/>
    <w:rsid w:val="007F3A2B"/>
    <w:rsid w:val="007F3F4C"/>
    <w:rsid w:val="007F468C"/>
    <w:rsid w:val="007F4DA8"/>
    <w:rsid w:val="007F6DB4"/>
    <w:rsid w:val="007F786C"/>
    <w:rsid w:val="007F7BFC"/>
    <w:rsid w:val="007F7E4A"/>
    <w:rsid w:val="0080026D"/>
    <w:rsid w:val="00800778"/>
    <w:rsid w:val="00801642"/>
    <w:rsid w:val="008016A1"/>
    <w:rsid w:val="00801BB0"/>
    <w:rsid w:val="00802217"/>
    <w:rsid w:val="00802464"/>
    <w:rsid w:val="00802C49"/>
    <w:rsid w:val="008030AC"/>
    <w:rsid w:val="0080311D"/>
    <w:rsid w:val="0080339E"/>
    <w:rsid w:val="008035BE"/>
    <w:rsid w:val="00803E7D"/>
    <w:rsid w:val="00804EEB"/>
    <w:rsid w:val="008057F3"/>
    <w:rsid w:val="0080607A"/>
    <w:rsid w:val="0080615D"/>
    <w:rsid w:val="00806465"/>
    <w:rsid w:val="00806F37"/>
    <w:rsid w:val="008075BB"/>
    <w:rsid w:val="008118B0"/>
    <w:rsid w:val="00811C37"/>
    <w:rsid w:val="00812078"/>
    <w:rsid w:val="008126FD"/>
    <w:rsid w:val="008134C4"/>
    <w:rsid w:val="00814132"/>
    <w:rsid w:val="00814D04"/>
    <w:rsid w:val="00815355"/>
    <w:rsid w:val="008156F3"/>
    <w:rsid w:val="00817149"/>
    <w:rsid w:val="00817395"/>
    <w:rsid w:val="0081743F"/>
    <w:rsid w:val="0081747C"/>
    <w:rsid w:val="00817A81"/>
    <w:rsid w:val="00821219"/>
    <w:rsid w:val="00821C23"/>
    <w:rsid w:val="00821DD8"/>
    <w:rsid w:val="00823F8A"/>
    <w:rsid w:val="008243A6"/>
    <w:rsid w:val="008244AB"/>
    <w:rsid w:val="008248B6"/>
    <w:rsid w:val="00824EA8"/>
    <w:rsid w:val="008254D1"/>
    <w:rsid w:val="00825AA4"/>
    <w:rsid w:val="00826078"/>
    <w:rsid w:val="00826104"/>
    <w:rsid w:val="00826439"/>
    <w:rsid w:val="00826FBC"/>
    <w:rsid w:val="0082769C"/>
    <w:rsid w:val="008279BF"/>
    <w:rsid w:val="00830929"/>
    <w:rsid w:val="00830DD9"/>
    <w:rsid w:val="00831FAC"/>
    <w:rsid w:val="00832E9A"/>
    <w:rsid w:val="0083345F"/>
    <w:rsid w:val="00833550"/>
    <w:rsid w:val="00833709"/>
    <w:rsid w:val="00833FD7"/>
    <w:rsid w:val="008340BA"/>
    <w:rsid w:val="008341C6"/>
    <w:rsid w:val="00834679"/>
    <w:rsid w:val="00834BE6"/>
    <w:rsid w:val="0083500B"/>
    <w:rsid w:val="008365EA"/>
    <w:rsid w:val="008372AC"/>
    <w:rsid w:val="0083785E"/>
    <w:rsid w:val="00837EEF"/>
    <w:rsid w:val="008406F0"/>
    <w:rsid w:val="00841093"/>
    <w:rsid w:val="00841A45"/>
    <w:rsid w:val="008420D7"/>
    <w:rsid w:val="008420E8"/>
    <w:rsid w:val="00842EF8"/>
    <w:rsid w:val="008430A0"/>
    <w:rsid w:val="00843935"/>
    <w:rsid w:val="00843C98"/>
    <w:rsid w:val="008440A6"/>
    <w:rsid w:val="00844613"/>
    <w:rsid w:val="008450EF"/>
    <w:rsid w:val="0084516E"/>
    <w:rsid w:val="008456DB"/>
    <w:rsid w:val="00846D38"/>
    <w:rsid w:val="008501B5"/>
    <w:rsid w:val="00850E16"/>
    <w:rsid w:val="0085151D"/>
    <w:rsid w:val="0085163B"/>
    <w:rsid w:val="0085356E"/>
    <w:rsid w:val="0085387D"/>
    <w:rsid w:val="0085400B"/>
    <w:rsid w:val="0085465E"/>
    <w:rsid w:val="00854B52"/>
    <w:rsid w:val="00855D61"/>
    <w:rsid w:val="00856E53"/>
    <w:rsid w:val="0085706B"/>
    <w:rsid w:val="00857B63"/>
    <w:rsid w:val="0086006A"/>
    <w:rsid w:val="0086063D"/>
    <w:rsid w:val="00860B79"/>
    <w:rsid w:val="00863511"/>
    <w:rsid w:val="00863884"/>
    <w:rsid w:val="00863D38"/>
    <w:rsid w:val="00864838"/>
    <w:rsid w:val="00864FCC"/>
    <w:rsid w:val="0086519F"/>
    <w:rsid w:val="00865C40"/>
    <w:rsid w:val="00866274"/>
    <w:rsid w:val="00866D2D"/>
    <w:rsid w:val="008673F2"/>
    <w:rsid w:val="00867502"/>
    <w:rsid w:val="00867AAB"/>
    <w:rsid w:val="008715F7"/>
    <w:rsid w:val="0087168C"/>
    <w:rsid w:val="00872471"/>
    <w:rsid w:val="00873428"/>
    <w:rsid w:val="0087393D"/>
    <w:rsid w:val="00873C78"/>
    <w:rsid w:val="008778F0"/>
    <w:rsid w:val="00877C15"/>
    <w:rsid w:val="0088170A"/>
    <w:rsid w:val="008820B3"/>
    <w:rsid w:val="008827E2"/>
    <w:rsid w:val="008827F7"/>
    <w:rsid w:val="008852C2"/>
    <w:rsid w:val="00886E37"/>
    <w:rsid w:val="0088741E"/>
    <w:rsid w:val="00887C36"/>
    <w:rsid w:val="00890845"/>
    <w:rsid w:val="00890E54"/>
    <w:rsid w:val="0089130A"/>
    <w:rsid w:val="008917CE"/>
    <w:rsid w:val="00891EEB"/>
    <w:rsid w:val="00892A10"/>
    <w:rsid w:val="00892B7B"/>
    <w:rsid w:val="00892C3E"/>
    <w:rsid w:val="00892FF8"/>
    <w:rsid w:val="008932E8"/>
    <w:rsid w:val="00893EAD"/>
    <w:rsid w:val="0089400A"/>
    <w:rsid w:val="00894B39"/>
    <w:rsid w:val="00895328"/>
    <w:rsid w:val="008956FC"/>
    <w:rsid w:val="00895D29"/>
    <w:rsid w:val="008966D3"/>
    <w:rsid w:val="008967D1"/>
    <w:rsid w:val="00897284"/>
    <w:rsid w:val="0089783C"/>
    <w:rsid w:val="0089787B"/>
    <w:rsid w:val="008978A2"/>
    <w:rsid w:val="008A030B"/>
    <w:rsid w:val="008A07BA"/>
    <w:rsid w:val="008A140E"/>
    <w:rsid w:val="008A1C50"/>
    <w:rsid w:val="008A30C3"/>
    <w:rsid w:val="008A31F1"/>
    <w:rsid w:val="008A3995"/>
    <w:rsid w:val="008A4AF3"/>
    <w:rsid w:val="008A4DD4"/>
    <w:rsid w:val="008A54C0"/>
    <w:rsid w:val="008B0091"/>
    <w:rsid w:val="008B099F"/>
    <w:rsid w:val="008B0C07"/>
    <w:rsid w:val="008B163C"/>
    <w:rsid w:val="008B184F"/>
    <w:rsid w:val="008B24C3"/>
    <w:rsid w:val="008B40D1"/>
    <w:rsid w:val="008B4E54"/>
    <w:rsid w:val="008B5745"/>
    <w:rsid w:val="008B58B9"/>
    <w:rsid w:val="008B7E4A"/>
    <w:rsid w:val="008B7E80"/>
    <w:rsid w:val="008C06C5"/>
    <w:rsid w:val="008C0B9B"/>
    <w:rsid w:val="008C136D"/>
    <w:rsid w:val="008C13A7"/>
    <w:rsid w:val="008C1827"/>
    <w:rsid w:val="008C1847"/>
    <w:rsid w:val="008C2511"/>
    <w:rsid w:val="008C38BE"/>
    <w:rsid w:val="008C4024"/>
    <w:rsid w:val="008C4BE1"/>
    <w:rsid w:val="008C5634"/>
    <w:rsid w:val="008C6050"/>
    <w:rsid w:val="008C644C"/>
    <w:rsid w:val="008C75C3"/>
    <w:rsid w:val="008C77EB"/>
    <w:rsid w:val="008C7B7F"/>
    <w:rsid w:val="008D2040"/>
    <w:rsid w:val="008D220D"/>
    <w:rsid w:val="008D336B"/>
    <w:rsid w:val="008D3435"/>
    <w:rsid w:val="008D4960"/>
    <w:rsid w:val="008D4BDA"/>
    <w:rsid w:val="008D505E"/>
    <w:rsid w:val="008D56C1"/>
    <w:rsid w:val="008D6BA7"/>
    <w:rsid w:val="008D6BFD"/>
    <w:rsid w:val="008D6FC2"/>
    <w:rsid w:val="008D7EEA"/>
    <w:rsid w:val="008E0832"/>
    <w:rsid w:val="008E0B73"/>
    <w:rsid w:val="008E206C"/>
    <w:rsid w:val="008E2E1B"/>
    <w:rsid w:val="008E6593"/>
    <w:rsid w:val="008E6A18"/>
    <w:rsid w:val="008E6C56"/>
    <w:rsid w:val="008E740A"/>
    <w:rsid w:val="008E77F3"/>
    <w:rsid w:val="008F0A68"/>
    <w:rsid w:val="008F1642"/>
    <w:rsid w:val="008F1996"/>
    <w:rsid w:val="008F22EF"/>
    <w:rsid w:val="008F2DF4"/>
    <w:rsid w:val="008F39FD"/>
    <w:rsid w:val="008F4B2F"/>
    <w:rsid w:val="008F4C20"/>
    <w:rsid w:val="008F5033"/>
    <w:rsid w:val="008F6823"/>
    <w:rsid w:val="008F69AD"/>
    <w:rsid w:val="008F6B29"/>
    <w:rsid w:val="008F766F"/>
    <w:rsid w:val="008F7693"/>
    <w:rsid w:val="00900A3A"/>
    <w:rsid w:val="00901D8B"/>
    <w:rsid w:val="00902317"/>
    <w:rsid w:val="009041A5"/>
    <w:rsid w:val="009074EB"/>
    <w:rsid w:val="00907848"/>
    <w:rsid w:val="00907C31"/>
    <w:rsid w:val="00907C7E"/>
    <w:rsid w:val="009101BD"/>
    <w:rsid w:val="00910ACA"/>
    <w:rsid w:val="00911812"/>
    <w:rsid w:val="00911D36"/>
    <w:rsid w:val="00911E06"/>
    <w:rsid w:val="00911E86"/>
    <w:rsid w:val="00912335"/>
    <w:rsid w:val="009125B2"/>
    <w:rsid w:val="00912838"/>
    <w:rsid w:val="0091378F"/>
    <w:rsid w:val="00913BDE"/>
    <w:rsid w:val="00913FEE"/>
    <w:rsid w:val="00914263"/>
    <w:rsid w:val="009157F0"/>
    <w:rsid w:val="0091591B"/>
    <w:rsid w:val="00915A69"/>
    <w:rsid w:val="00917F0C"/>
    <w:rsid w:val="00920623"/>
    <w:rsid w:val="009207D7"/>
    <w:rsid w:val="00920B5D"/>
    <w:rsid w:val="009219D7"/>
    <w:rsid w:val="00921D7E"/>
    <w:rsid w:val="00922941"/>
    <w:rsid w:val="00922A04"/>
    <w:rsid w:val="00923514"/>
    <w:rsid w:val="00923A7B"/>
    <w:rsid w:val="00924781"/>
    <w:rsid w:val="0092496A"/>
    <w:rsid w:val="00925094"/>
    <w:rsid w:val="009254D0"/>
    <w:rsid w:val="00926C4F"/>
    <w:rsid w:val="009278BB"/>
    <w:rsid w:val="00927B00"/>
    <w:rsid w:val="009313B1"/>
    <w:rsid w:val="00931A95"/>
    <w:rsid w:val="00931E36"/>
    <w:rsid w:val="00933280"/>
    <w:rsid w:val="009333A9"/>
    <w:rsid w:val="00933A5A"/>
    <w:rsid w:val="00934BEF"/>
    <w:rsid w:val="00935880"/>
    <w:rsid w:val="00935EA4"/>
    <w:rsid w:val="009367AA"/>
    <w:rsid w:val="00937809"/>
    <w:rsid w:val="00937BEC"/>
    <w:rsid w:val="00940FF3"/>
    <w:rsid w:val="00941637"/>
    <w:rsid w:val="009419B8"/>
    <w:rsid w:val="00941C76"/>
    <w:rsid w:val="00942DAB"/>
    <w:rsid w:val="00943178"/>
    <w:rsid w:val="00943479"/>
    <w:rsid w:val="00943A98"/>
    <w:rsid w:val="00943D8C"/>
    <w:rsid w:val="00943FC2"/>
    <w:rsid w:val="00944650"/>
    <w:rsid w:val="009469E8"/>
    <w:rsid w:val="009476C4"/>
    <w:rsid w:val="00947911"/>
    <w:rsid w:val="009507A2"/>
    <w:rsid w:val="0095083E"/>
    <w:rsid w:val="00950AB6"/>
    <w:rsid w:val="00951B8B"/>
    <w:rsid w:val="009520FF"/>
    <w:rsid w:val="0095280F"/>
    <w:rsid w:val="00952C9B"/>
    <w:rsid w:val="0095311D"/>
    <w:rsid w:val="00954172"/>
    <w:rsid w:val="00954EAF"/>
    <w:rsid w:val="00955488"/>
    <w:rsid w:val="00960DD2"/>
    <w:rsid w:val="00960E45"/>
    <w:rsid w:val="00960E48"/>
    <w:rsid w:val="00960E59"/>
    <w:rsid w:val="00962A9E"/>
    <w:rsid w:val="00962CC5"/>
    <w:rsid w:val="00963352"/>
    <w:rsid w:val="0096394D"/>
    <w:rsid w:val="00963A2C"/>
    <w:rsid w:val="00963B96"/>
    <w:rsid w:val="009640BB"/>
    <w:rsid w:val="009650BE"/>
    <w:rsid w:val="009654A5"/>
    <w:rsid w:val="00966EF7"/>
    <w:rsid w:val="00967194"/>
    <w:rsid w:val="00967458"/>
    <w:rsid w:val="00967A18"/>
    <w:rsid w:val="009704CE"/>
    <w:rsid w:val="0097391E"/>
    <w:rsid w:val="00973C79"/>
    <w:rsid w:val="00973D0D"/>
    <w:rsid w:val="0097422E"/>
    <w:rsid w:val="00974547"/>
    <w:rsid w:val="009745E7"/>
    <w:rsid w:val="009748C2"/>
    <w:rsid w:val="00975823"/>
    <w:rsid w:val="00975C83"/>
    <w:rsid w:val="00976331"/>
    <w:rsid w:val="00977875"/>
    <w:rsid w:val="009778A8"/>
    <w:rsid w:val="00977AFD"/>
    <w:rsid w:val="00977FA0"/>
    <w:rsid w:val="00980717"/>
    <w:rsid w:val="009814A1"/>
    <w:rsid w:val="00982268"/>
    <w:rsid w:val="00984479"/>
    <w:rsid w:val="00984948"/>
    <w:rsid w:val="00984D79"/>
    <w:rsid w:val="00984EF9"/>
    <w:rsid w:val="009853C4"/>
    <w:rsid w:val="00985F66"/>
    <w:rsid w:val="009864A3"/>
    <w:rsid w:val="00987D4C"/>
    <w:rsid w:val="0099058F"/>
    <w:rsid w:val="0099084B"/>
    <w:rsid w:val="00990D85"/>
    <w:rsid w:val="00991095"/>
    <w:rsid w:val="00991311"/>
    <w:rsid w:val="00991442"/>
    <w:rsid w:val="009914CD"/>
    <w:rsid w:val="009918B9"/>
    <w:rsid w:val="00991F03"/>
    <w:rsid w:val="00991F3E"/>
    <w:rsid w:val="00991F52"/>
    <w:rsid w:val="009921D9"/>
    <w:rsid w:val="0099240B"/>
    <w:rsid w:val="00992D5A"/>
    <w:rsid w:val="0099329E"/>
    <w:rsid w:val="00994367"/>
    <w:rsid w:val="00994580"/>
    <w:rsid w:val="009950E4"/>
    <w:rsid w:val="00995CDE"/>
    <w:rsid w:val="009A077E"/>
    <w:rsid w:val="009A0D65"/>
    <w:rsid w:val="009A0F69"/>
    <w:rsid w:val="009A1FDB"/>
    <w:rsid w:val="009A2B65"/>
    <w:rsid w:val="009A336D"/>
    <w:rsid w:val="009A33C4"/>
    <w:rsid w:val="009A34EF"/>
    <w:rsid w:val="009A4C46"/>
    <w:rsid w:val="009A523B"/>
    <w:rsid w:val="009A54DE"/>
    <w:rsid w:val="009A5B21"/>
    <w:rsid w:val="009A5F16"/>
    <w:rsid w:val="009A6781"/>
    <w:rsid w:val="009A6968"/>
    <w:rsid w:val="009A75CA"/>
    <w:rsid w:val="009B0F13"/>
    <w:rsid w:val="009B1026"/>
    <w:rsid w:val="009B2056"/>
    <w:rsid w:val="009B2276"/>
    <w:rsid w:val="009B248B"/>
    <w:rsid w:val="009B3732"/>
    <w:rsid w:val="009B480D"/>
    <w:rsid w:val="009B559C"/>
    <w:rsid w:val="009B58B7"/>
    <w:rsid w:val="009B5EBF"/>
    <w:rsid w:val="009B5EE2"/>
    <w:rsid w:val="009B5F41"/>
    <w:rsid w:val="009B6B41"/>
    <w:rsid w:val="009B6D83"/>
    <w:rsid w:val="009B7720"/>
    <w:rsid w:val="009B7780"/>
    <w:rsid w:val="009B7ADA"/>
    <w:rsid w:val="009C0178"/>
    <w:rsid w:val="009C0646"/>
    <w:rsid w:val="009C0F4E"/>
    <w:rsid w:val="009C160B"/>
    <w:rsid w:val="009C16E5"/>
    <w:rsid w:val="009C473F"/>
    <w:rsid w:val="009C6D84"/>
    <w:rsid w:val="009C6D94"/>
    <w:rsid w:val="009C6F26"/>
    <w:rsid w:val="009C75F3"/>
    <w:rsid w:val="009C79CE"/>
    <w:rsid w:val="009D006A"/>
    <w:rsid w:val="009D05D2"/>
    <w:rsid w:val="009D0EC9"/>
    <w:rsid w:val="009D1649"/>
    <w:rsid w:val="009D1770"/>
    <w:rsid w:val="009D2184"/>
    <w:rsid w:val="009D2224"/>
    <w:rsid w:val="009D3A29"/>
    <w:rsid w:val="009D3A2B"/>
    <w:rsid w:val="009D41D0"/>
    <w:rsid w:val="009D5730"/>
    <w:rsid w:val="009D631D"/>
    <w:rsid w:val="009D6754"/>
    <w:rsid w:val="009D7462"/>
    <w:rsid w:val="009D757F"/>
    <w:rsid w:val="009D75F2"/>
    <w:rsid w:val="009D7801"/>
    <w:rsid w:val="009D7EE7"/>
    <w:rsid w:val="009E04DB"/>
    <w:rsid w:val="009E0F38"/>
    <w:rsid w:val="009E117F"/>
    <w:rsid w:val="009E1837"/>
    <w:rsid w:val="009E2150"/>
    <w:rsid w:val="009E30FC"/>
    <w:rsid w:val="009E321B"/>
    <w:rsid w:val="009E32A1"/>
    <w:rsid w:val="009E33EB"/>
    <w:rsid w:val="009E3F41"/>
    <w:rsid w:val="009E4334"/>
    <w:rsid w:val="009E47DA"/>
    <w:rsid w:val="009E5DCC"/>
    <w:rsid w:val="009E6BDD"/>
    <w:rsid w:val="009E6CDD"/>
    <w:rsid w:val="009E7F30"/>
    <w:rsid w:val="009F0210"/>
    <w:rsid w:val="009F0364"/>
    <w:rsid w:val="009F0F7C"/>
    <w:rsid w:val="009F121F"/>
    <w:rsid w:val="009F26D3"/>
    <w:rsid w:val="009F3F06"/>
    <w:rsid w:val="009F3FAE"/>
    <w:rsid w:val="009F531A"/>
    <w:rsid w:val="009F5538"/>
    <w:rsid w:val="009F5610"/>
    <w:rsid w:val="009F575C"/>
    <w:rsid w:val="009F59E3"/>
    <w:rsid w:val="009F5AEB"/>
    <w:rsid w:val="009F5B5F"/>
    <w:rsid w:val="009F5C18"/>
    <w:rsid w:val="009F5F61"/>
    <w:rsid w:val="009F65EF"/>
    <w:rsid w:val="00A0062E"/>
    <w:rsid w:val="00A00722"/>
    <w:rsid w:val="00A0125D"/>
    <w:rsid w:val="00A01275"/>
    <w:rsid w:val="00A02B1C"/>
    <w:rsid w:val="00A0318C"/>
    <w:rsid w:val="00A03457"/>
    <w:rsid w:val="00A034BF"/>
    <w:rsid w:val="00A03964"/>
    <w:rsid w:val="00A03C34"/>
    <w:rsid w:val="00A04DBD"/>
    <w:rsid w:val="00A05152"/>
    <w:rsid w:val="00A0643F"/>
    <w:rsid w:val="00A07186"/>
    <w:rsid w:val="00A074A1"/>
    <w:rsid w:val="00A07E2D"/>
    <w:rsid w:val="00A102BB"/>
    <w:rsid w:val="00A10CAA"/>
    <w:rsid w:val="00A10CAD"/>
    <w:rsid w:val="00A1134E"/>
    <w:rsid w:val="00A1192A"/>
    <w:rsid w:val="00A11EAB"/>
    <w:rsid w:val="00A123CD"/>
    <w:rsid w:val="00A12695"/>
    <w:rsid w:val="00A12A94"/>
    <w:rsid w:val="00A12CEE"/>
    <w:rsid w:val="00A12EFD"/>
    <w:rsid w:val="00A1401A"/>
    <w:rsid w:val="00A148D1"/>
    <w:rsid w:val="00A14DC3"/>
    <w:rsid w:val="00A1579C"/>
    <w:rsid w:val="00A15E06"/>
    <w:rsid w:val="00A16AA7"/>
    <w:rsid w:val="00A20BCB"/>
    <w:rsid w:val="00A2146D"/>
    <w:rsid w:val="00A2189F"/>
    <w:rsid w:val="00A21BFF"/>
    <w:rsid w:val="00A21FE0"/>
    <w:rsid w:val="00A22BBB"/>
    <w:rsid w:val="00A23AC0"/>
    <w:rsid w:val="00A23E61"/>
    <w:rsid w:val="00A24439"/>
    <w:rsid w:val="00A26F44"/>
    <w:rsid w:val="00A2709C"/>
    <w:rsid w:val="00A2710E"/>
    <w:rsid w:val="00A30D1E"/>
    <w:rsid w:val="00A30D75"/>
    <w:rsid w:val="00A31433"/>
    <w:rsid w:val="00A3279D"/>
    <w:rsid w:val="00A3329A"/>
    <w:rsid w:val="00A341F8"/>
    <w:rsid w:val="00A34210"/>
    <w:rsid w:val="00A34C1C"/>
    <w:rsid w:val="00A353C1"/>
    <w:rsid w:val="00A35E79"/>
    <w:rsid w:val="00A375B8"/>
    <w:rsid w:val="00A377CC"/>
    <w:rsid w:val="00A40A6D"/>
    <w:rsid w:val="00A4107E"/>
    <w:rsid w:val="00A41E24"/>
    <w:rsid w:val="00A43624"/>
    <w:rsid w:val="00A43B47"/>
    <w:rsid w:val="00A44110"/>
    <w:rsid w:val="00A47379"/>
    <w:rsid w:val="00A474D6"/>
    <w:rsid w:val="00A47CCE"/>
    <w:rsid w:val="00A47FE5"/>
    <w:rsid w:val="00A518F4"/>
    <w:rsid w:val="00A52239"/>
    <w:rsid w:val="00A523A5"/>
    <w:rsid w:val="00A5242B"/>
    <w:rsid w:val="00A529F8"/>
    <w:rsid w:val="00A52BC8"/>
    <w:rsid w:val="00A52D00"/>
    <w:rsid w:val="00A53D88"/>
    <w:rsid w:val="00A540B0"/>
    <w:rsid w:val="00A549A4"/>
    <w:rsid w:val="00A54C84"/>
    <w:rsid w:val="00A54E38"/>
    <w:rsid w:val="00A54FF9"/>
    <w:rsid w:val="00A5530A"/>
    <w:rsid w:val="00A553F9"/>
    <w:rsid w:val="00A562E2"/>
    <w:rsid w:val="00A56B4F"/>
    <w:rsid w:val="00A571EB"/>
    <w:rsid w:val="00A5789E"/>
    <w:rsid w:val="00A57C41"/>
    <w:rsid w:val="00A57CBD"/>
    <w:rsid w:val="00A57CDC"/>
    <w:rsid w:val="00A57D97"/>
    <w:rsid w:val="00A60187"/>
    <w:rsid w:val="00A60305"/>
    <w:rsid w:val="00A60A94"/>
    <w:rsid w:val="00A60DB7"/>
    <w:rsid w:val="00A631B4"/>
    <w:rsid w:val="00A63500"/>
    <w:rsid w:val="00A63BFF"/>
    <w:rsid w:val="00A645A8"/>
    <w:rsid w:val="00A6522C"/>
    <w:rsid w:val="00A657E3"/>
    <w:rsid w:val="00A661FF"/>
    <w:rsid w:val="00A66604"/>
    <w:rsid w:val="00A70211"/>
    <w:rsid w:val="00A70221"/>
    <w:rsid w:val="00A709AA"/>
    <w:rsid w:val="00A71084"/>
    <w:rsid w:val="00A71685"/>
    <w:rsid w:val="00A71BE2"/>
    <w:rsid w:val="00A71D56"/>
    <w:rsid w:val="00A72118"/>
    <w:rsid w:val="00A72A06"/>
    <w:rsid w:val="00A73C2D"/>
    <w:rsid w:val="00A74F01"/>
    <w:rsid w:val="00A75C83"/>
    <w:rsid w:val="00A76083"/>
    <w:rsid w:val="00A760D1"/>
    <w:rsid w:val="00A76421"/>
    <w:rsid w:val="00A767EF"/>
    <w:rsid w:val="00A77505"/>
    <w:rsid w:val="00A77C34"/>
    <w:rsid w:val="00A80277"/>
    <w:rsid w:val="00A839DD"/>
    <w:rsid w:val="00A83EFA"/>
    <w:rsid w:val="00A8406F"/>
    <w:rsid w:val="00A85D79"/>
    <w:rsid w:val="00A85F65"/>
    <w:rsid w:val="00A86E66"/>
    <w:rsid w:val="00A9006F"/>
    <w:rsid w:val="00A91293"/>
    <w:rsid w:val="00A951C0"/>
    <w:rsid w:val="00A951E7"/>
    <w:rsid w:val="00A96197"/>
    <w:rsid w:val="00A96BBC"/>
    <w:rsid w:val="00A971C7"/>
    <w:rsid w:val="00AA0794"/>
    <w:rsid w:val="00AA090B"/>
    <w:rsid w:val="00AA1B5A"/>
    <w:rsid w:val="00AA1E71"/>
    <w:rsid w:val="00AA1FD5"/>
    <w:rsid w:val="00AA2973"/>
    <w:rsid w:val="00AA365C"/>
    <w:rsid w:val="00AA3FDE"/>
    <w:rsid w:val="00AA4D7F"/>
    <w:rsid w:val="00AA4EB0"/>
    <w:rsid w:val="00AA646A"/>
    <w:rsid w:val="00AB089A"/>
    <w:rsid w:val="00AB0969"/>
    <w:rsid w:val="00AB0BC9"/>
    <w:rsid w:val="00AB344E"/>
    <w:rsid w:val="00AB4032"/>
    <w:rsid w:val="00AB4503"/>
    <w:rsid w:val="00AB6FF8"/>
    <w:rsid w:val="00AB7898"/>
    <w:rsid w:val="00AB7AB7"/>
    <w:rsid w:val="00AC0B24"/>
    <w:rsid w:val="00AC0CBA"/>
    <w:rsid w:val="00AC1B21"/>
    <w:rsid w:val="00AC2231"/>
    <w:rsid w:val="00AC25F8"/>
    <w:rsid w:val="00AC3975"/>
    <w:rsid w:val="00AC4299"/>
    <w:rsid w:val="00AC5A53"/>
    <w:rsid w:val="00AC7561"/>
    <w:rsid w:val="00AC7781"/>
    <w:rsid w:val="00AC7AA9"/>
    <w:rsid w:val="00AD0815"/>
    <w:rsid w:val="00AD1495"/>
    <w:rsid w:val="00AD22F7"/>
    <w:rsid w:val="00AD2C80"/>
    <w:rsid w:val="00AD3640"/>
    <w:rsid w:val="00AD57B3"/>
    <w:rsid w:val="00AD59BE"/>
    <w:rsid w:val="00AD621D"/>
    <w:rsid w:val="00AD680C"/>
    <w:rsid w:val="00AD6902"/>
    <w:rsid w:val="00AD6DB8"/>
    <w:rsid w:val="00AD7848"/>
    <w:rsid w:val="00AD79F4"/>
    <w:rsid w:val="00AE0D23"/>
    <w:rsid w:val="00AE0E28"/>
    <w:rsid w:val="00AE1696"/>
    <w:rsid w:val="00AE2647"/>
    <w:rsid w:val="00AE2D00"/>
    <w:rsid w:val="00AE2D40"/>
    <w:rsid w:val="00AE3275"/>
    <w:rsid w:val="00AE3468"/>
    <w:rsid w:val="00AE5825"/>
    <w:rsid w:val="00AE5B7D"/>
    <w:rsid w:val="00AE6010"/>
    <w:rsid w:val="00AE72A1"/>
    <w:rsid w:val="00AF069E"/>
    <w:rsid w:val="00AF0FC5"/>
    <w:rsid w:val="00AF1833"/>
    <w:rsid w:val="00AF24C9"/>
    <w:rsid w:val="00AF2884"/>
    <w:rsid w:val="00AF4066"/>
    <w:rsid w:val="00AF4147"/>
    <w:rsid w:val="00AF441A"/>
    <w:rsid w:val="00AF6310"/>
    <w:rsid w:val="00AF6826"/>
    <w:rsid w:val="00B005B8"/>
    <w:rsid w:val="00B01630"/>
    <w:rsid w:val="00B01889"/>
    <w:rsid w:val="00B01D68"/>
    <w:rsid w:val="00B02991"/>
    <w:rsid w:val="00B02C3D"/>
    <w:rsid w:val="00B02CDB"/>
    <w:rsid w:val="00B0381C"/>
    <w:rsid w:val="00B03A8A"/>
    <w:rsid w:val="00B04CCF"/>
    <w:rsid w:val="00B04E9E"/>
    <w:rsid w:val="00B05701"/>
    <w:rsid w:val="00B05CC2"/>
    <w:rsid w:val="00B05E64"/>
    <w:rsid w:val="00B05FA6"/>
    <w:rsid w:val="00B06496"/>
    <w:rsid w:val="00B0687F"/>
    <w:rsid w:val="00B07C0C"/>
    <w:rsid w:val="00B11215"/>
    <w:rsid w:val="00B124A7"/>
    <w:rsid w:val="00B12744"/>
    <w:rsid w:val="00B12C4B"/>
    <w:rsid w:val="00B1335C"/>
    <w:rsid w:val="00B13F0D"/>
    <w:rsid w:val="00B1473E"/>
    <w:rsid w:val="00B150C6"/>
    <w:rsid w:val="00B158B2"/>
    <w:rsid w:val="00B164E3"/>
    <w:rsid w:val="00B16534"/>
    <w:rsid w:val="00B16D9B"/>
    <w:rsid w:val="00B1788B"/>
    <w:rsid w:val="00B203A8"/>
    <w:rsid w:val="00B210A7"/>
    <w:rsid w:val="00B21DBA"/>
    <w:rsid w:val="00B22BDB"/>
    <w:rsid w:val="00B24031"/>
    <w:rsid w:val="00B24B4C"/>
    <w:rsid w:val="00B255E2"/>
    <w:rsid w:val="00B26220"/>
    <w:rsid w:val="00B2704F"/>
    <w:rsid w:val="00B27071"/>
    <w:rsid w:val="00B27599"/>
    <w:rsid w:val="00B27C16"/>
    <w:rsid w:val="00B308DA"/>
    <w:rsid w:val="00B3098E"/>
    <w:rsid w:val="00B31685"/>
    <w:rsid w:val="00B316A6"/>
    <w:rsid w:val="00B317E5"/>
    <w:rsid w:val="00B32E74"/>
    <w:rsid w:val="00B33390"/>
    <w:rsid w:val="00B333CB"/>
    <w:rsid w:val="00B33C54"/>
    <w:rsid w:val="00B34830"/>
    <w:rsid w:val="00B34856"/>
    <w:rsid w:val="00B34C9B"/>
    <w:rsid w:val="00B35209"/>
    <w:rsid w:val="00B35CA2"/>
    <w:rsid w:val="00B36BDF"/>
    <w:rsid w:val="00B37359"/>
    <w:rsid w:val="00B37C42"/>
    <w:rsid w:val="00B408F2"/>
    <w:rsid w:val="00B41EBF"/>
    <w:rsid w:val="00B428BA"/>
    <w:rsid w:val="00B45014"/>
    <w:rsid w:val="00B46057"/>
    <w:rsid w:val="00B46CB7"/>
    <w:rsid w:val="00B47564"/>
    <w:rsid w:val="00B511BA"/>
    <w:rsid w:val="00B51532"/>
    <w:rsid w:val="00B5154D"/>
    <w:rsid w:val="00B527B6"/>
    <w:rsid w:val="00B52D1B"/>
    <w:rsid w:val="00B531EF"/>
    <w:rsid w:val="00B54690"/>
    <w:rsid w:val="00B5546A"/>
    <w:rsid w:val="00B5560A"/>
    <w:rsid w:val="00B56D24"/>
    <w:rsid w:val="00B57715"/>
    <w:rsid w:val="00B5798B"/>
    <w:rsid w:val="00B60072"/>
    <w:rsid w:val="00B6192A"/>
    <w:rsid w:val="00B61ED0"/>
    <w:rsid w:val="00B61EF9"/>
    <w:rsid w:val="00B62CAD"/>
    <w:rsid w:val="00B63389"/>
    <w:rsid w:val="00B63390"/>
    <w:rsid w:val="00B64005"/>
    <w:rsid w:val="00B6404C"/>
    <w:rsid w:val="00B649CD"/>
    <w:rsid w:val="00B65470"/>
    <w:rsid w:val="00B65628"/>
    <w:rsid w:val="00B658FF"/>
    <w:rsid w:val="00B65989"/>
    <w:rsid w:val="00B65D98"/>
    <w:rsid w:val="00B67F5F"/>
    <w:rsid w:val="00B71305"/>
    <w:rsid w:val="00B71320"/>
    <w:rsid w:val="00B716AF"/>
    <w:rsid w:val="00B734A0"/>
    <w:rsid w:val="00B74E64"/>
    <w:rsid w:val="00B753A2"/>
    <w:rsid w:val="00B76BE3"/>
    <w:rsid w:val="00B7746B"/>
    <w:rsid w:val="00B80A34"/>
    <w:rsid w:val="00B80B43"/>
    <w:rsid w:val="00B82EDD"/>
    <w:rsid w:val="00B8345F"/>
    <w:rsid w:val="00B83734"/>
    <w:rsid w:val="00B8383D"/>
    <w:rsid w:val="00B84028"/>
    <w:rsid w:val="00B84A1F"/>
    <w:rsid w:val="00B85C5F"/>
    <w:rsid w:val="00B85F1F"/>
    <w:rsid w:val="00B863C6"/>
    <w:rsid w:val="00B91A0F"/>
    <w:rsid w:val="00B920F1"/>
    <w:rsid w:val="00B92166"/>
    <w:rsid w:val="00B9219E"/>
    <w:rsid w:val="00B937F6"/>
    <w:rsid w:val="00B93F5C"/>
    <w:rsid w:val="00B94476"/>
    <w:rsid w:val="00B971DF"/>
    <w:rsid w:val="00BA0362"/>
    <w:rsid w:val="00BA0C27"/>
    <w:rsid w:val="00BA1C53"/>
    <w:rsid w:val="00BA1FC4"/>
    <w:rsid w:val="00BA20AB"/>
    <w:rsid w:val="00BA3C76"/>
    <w:rsid w:val="00BA409E"/>
    <w:rsid w:val="00BA50B7"/>
    <w:rsid w:val="00BA5FB1"/>
    <w:rsid w:val="00BA62CC"/>
    <w:rsid w:val="00BA656E"/>
    <w:rsid w:val="00BA67D6"/>
    <w:rsid w:val="00BA6F6B"/>
    <w:rsid w:val="00BA743A"/>
    <w:rsid w:val="00BA74D3"/>
    <w:rsid w:val="00BA7A6E"/>
    <w:rsid w:val="00BA7AB1"/>
    <w:rsid w:val="00BB0E07"/>
    <w:rsid w:val="00BB1F82"/>
    <w:rsid w:val="00BB1FAB"/>
    <w:rsid w:val="00BB2EA0"/>
    <w:rsid w:val="00BB3895"/>
    <w:rsid w:val="00BB5E7B"/>
    <w:rsid w:val="00BB67BA"/>
    <w:rsid w:val="00BB7831"/>
    <w:rsid w:val="00BC07CA"/>
    <w:rsid w:val="00BC1103"/>
    <w:rsid w:val="00BC1D84"/>
    <w:rsid w:val="00BC3698"/>
    <w:rsid w:val="00BC410C"/>
    <w:rsid w:val="00BC49DB"/>
    <w:rsid w:val="00BC4E29"/>
    <w:rsid w:val="00BC5346"/>
    <w:rsid w:val="00BC6D91"/>
    <w:rsid w:val="00BC7350"/>
    <w:rsid w:val="00BD1864"/>
    <w:rsid w:val="00BD2A18"/>
    <w:rsid w:val="00BD2C94"/>
    <w:rsid w:val="00BD3323"/>
    <w:rsid w:val="00BD36A6"/>
    <w:rsid w:val="00BD3ECD"/>
    <w:rsid w:val="00BD5F00"/>
    <w:rsid w:val="00BD6457"/>
    <w:rsid w:val="00BD6842"/>
    <w:rsid w:val="00BD7151"/>
    <w:rsid w:val="00BD7942"/>
    <w:rsid w:val="00BD7FAD"/>
    <w:rsid w:val="00BE1076"/>
    <w:rsid w:val="00BE1B9C"/>
    <w:rsid w:val="00BE1D98"/>
    <w:rsid w:val="00BE2440"/>
    <w:rsid w:val="00BE2E56"/>
    <w:rsid w:val="00BE2E9D"/>
    <w:rsid w:val="00BE37E7"/>
    <w:rsid w:val="00BE43E6"/>
    <w:rsid w:val="00BE503A"/>
    <w:rsid w:val="00BE67D1"/>
    <w:rsid w:val="00BE6B4B"/>
    <w:rsid w:val="00BE76BF"/>
    <w:rsid w:val="00BE78D7"/>
    <w:rsid w:val="00BF1EA1"/>
    <w:rsid w:val="00BF25B5"/>
    <w:rsid w:val="00BF3397"/>
    <w:rsid w:val="00BF42DE"/>
    <w:rsid w:val="00BF469D"/>
    <w:rsid w:val="00BF48B4"/>
    <w:rsid w:val="00BF4B5C"/>
    <w:rsid w:val="00BF4E34"/>
    <w:rsid w:val="00BF4FCB"/>
    <w:rsid w:val="00BF56B3"/>
    <w:rsid w:val="00BF5DC8"/>
    <w:rsid w:val="00BF676D"/>
    <w:rsid w:val="00BF76A0"/>
    <w:rsid w:val="00C00505"/>
    <w:rsid w:val="00C0198D"/>
    <w:rsid w:val="00C0273B"/>
    <w:rsid w:val="00C04573"/>
    <w:rsid w:val="00C04612"/>
    <w:rsid w:val="00C053D4"/>
    <w:rsid w:val="00C066DE"/>
    <w:rsid w:val="00C07A02"/>
    <w:rsid w:val="00C10045"/>
    <w:rsid w:val="00C10A9F"/>
    <w:rsid w:val="00C10B10"/>
    <w:rsid w:val="00C11B40"/>
    <w:rsid w:val="00C11E1F"/>
    <w:rsid w:val="00C1216C"/>
    <w:rsid w:val="00C1278C"/>
    <w:rsid w:val="00C12A6D"/>
    <w:rsid w:val="00C12BD5"/>
    <w:rsid w:val="00C13214"/>
    <w:rsid w:val="00C13D7B"/>
    <w:rsid w:val="00C142BC"/>
    <w:rsid w:val="00C14D0F"/>
    <w:rsid w:val="00C1527D"/>
    <w:rsid w:val="00C15C94"/>
    <w:rsid w:val="00C16168"/>
    <w:rsid w:val="00C161D4"/>
    <w:rsid w:val="00C16D87"/>
    <w:rsid w:val="00C173BC"/>
    <w:rsid w:val="00C17419"/>
    <w:rsid w:val="00C17BBD"/>
    <w:rsid w:val="00C20140"/>
    <w:rsid w:val="00C208BA"/>
    <w:rsid w:val="00C208C6"/>
    <w:rsid w:val="00C208DC"/>
    <w:rsid w:val="00C20EFE"/>
    <w:rsid w:val="00C21CA5"/>
    <w:rsid w:val="00C22ABA"/>
    <w:rsid w:val="00C23226"/>
    <w:rsid w:val="00C23347"/>
    <w:rsid w:val="00C246F9"/>
    <w:rsid w:val="00C249E1"/>
    <w:rsid w:val="00C2583E"/>
    <w:rsid w:val="00C25AF6"/>
    <w:rsid w:val="00C2685B"/>
    <w:rsid w:val="00C26B63"/>
    <w:rsid w:val="00C3051C"/>
    <w:rsid w:val="00C31D1E"/>
    <w:rsid w:val="00C325C4"/>
    <w:rsid w:val="00C32726"/>
    <w:rsid w:val="00C34441"/>
    <w:rsid w:val="00C346EC"/>
    <w:rsid w:val="00C352A1"/>
    <w:rsid w:val="00C352B6"/>
    <w:rsid w:val="00C3559D"/>
    <w:rsid w:val="00C35743"/>
    <w:rsid w:val="00C37A79"/>
    <w:rsid w:val="00C407C9"/>
    <w:rsid w:val="00C40B9F"/>
    <w:rsid w:val="00C418F9"/>
    <w:rsid w:val="00C41CCD"/>
    <w:rsid w:val="00C41D16"/>
    <w:rsid w:val="00C41D27"/>
    <w:rsid w:val="00C42095"/>
    <w:rsid w:val="00C42F82"/>
    <w:rsid w:val="00C4393F"/>
    <w:rsid w:val="00C43EC4"/>
    <w:rsid w:val="00C43EEE"/>
    <w:rsid w:val="00C44B3A"/>
    <w:rsid w:val="00C45281"/>
    <w:rsid w:val="00C45B6D"/>
    <w:rsid w:val="00C4630D"/>
    <w:rsid w:val="00C46502"/>
    <w:rsid w:val="00C46D78"/>
    <w:rsid w:val="00C47B79"/>
    <w:rsid w:val="00C47EFA"/>
    <w:rsid w:val="00C51824"/>
    <w:rsid w:val="00C51AE6"/>
    <w:rsid w:val="00C51CD3"/>
    <w:rsid w:val="00C52556"/>
    <w:rsid w:val="00C53A64"/>
    <w:rsid w:val="00C54027"/>
    <w:rsid w:val="00C5609C"/>
    <w:rsid w:val="00C56C8B"/>
    <w:rsid w:val="00C56D02"/>
    <w:rsid w:val="00C57698"/>
    <w:rsid w:val="00C60DFC"/>
    <w:rsid w:val="00C62DD8"/>
    <w:rsid w:val="00C63501"/>
    <w:rsid w:val="00C63E9B"/>
    <w:rsid w:val="00C6495D"/>
    <w:rsid w:val="00C64B6A"/>
    <w:rsid w:val="00C64E10"/>
    <w:rsid w:val="00C657E8"/>
    <w:rsid w:val="00C65B35"/>
    <w:rsid w:val="00C66190"/>
    <w:rsid w:val="00C6679F"/>
    <w:rsid w:val="00C66C70"/>
    <w:rsid w:val="00C702B1"/>
    <w:rsid w:val="00C710DD"/>
    <w:rsid w:val="00C714BE"/>
    <w:rsid w:val="00C71C9A"/>
    <w:rsid w:val="00C71E11"/>
    <w:rsid w:val="00C7362E"/>
    <w:rsid w:val="00C737BB"/>
    <w:rsid w:val="00C74EFD"/>
    <w:rsid w:val="00C7550F"/>
    <w:rsid w:val="00C75EA3"/>
    <w:rsid w:val="00C762FE"/>
    <w:rsid w:val="00C76A36"/>
    <w:rsid w:val="00C76E9A"/>
    <w:rsid w:val="00C76FB2"/>
    <w:rsid w:val="00C77DCD"/>
    <w:rsid w:val="00C8006D"/>
    <w:rsid w:val="00C80C00"/>
    <w:rsid w:val="00C81B02"/>
    <w:rsid w:val="00C8244D"/>
    <w:rsid w:val="00C84694"/>
    <w:rsid w:val="00C84B5B"/>
    <w:rsid w:val="00C85302"/>
    <w:rsid w:val="00C85EAF"/>
    <w:rsid w:val="00C85F5E"/>
    <w:rsid w:val="00C8752A"/>
    <w:rsid w:val="00C905DF"/>
    <w:rsid w:val="00C909BB"/>
    <w:rsid w:val="00C90C27"/>
    <w:rsid w:val="00C90D57"/>
    <w:rsid w:val="00C92B84"/>
    <w:rsid w:val="00C94434"/>
    <w:rsid w:val="00C94907"/>
    <w:rsid w:val="00C9493D"/>
    <w:rsid w:val="00C956C7"/>
    <w:rsid w:val="00C95877"/>
    <w:rsid w:val="00C95A13"/>
    <w:rsid w:val="00C95E45"/>
    <w:rsid w:val="00C974BB"/>
    <w:rsid w:val="00CA09E9"/>
    <w:rsid w:val="00CA110A"/>
    <w:rsid w:val="00CA1317"/>
    <w:rsid w:val="00CA1A46"/>
    <w:rsid w:val="00CA1DB7"/>
    <w:rsid w:val="00CA1FA3"/>
    <w:rsid w:val="00CA27AA"/>
    <w:rsid w:val="00CA333F"/>
    <w:rsid w:val="00CA4516"/>
    <w:rsid w:val="00CA507E"/>
    <w:rsid w:val="00CA55E0"/>
    <w:rsid w:val="00CA6E45"/>
    <w:rsid w:val="00CA6FB0"/>
    <w:rsid w:val="00CA7BC0"/>
    <w:rsid w:val="00CB0303"/>
    <w:rsid w:val="00CB058B"/>
    <w:rsid w:val="00CB0EBE"/>
    <w:rsid w:val="00CB1076"/>
    <w:rsid w:val="00CB133E"/>
    <w:rsid w:val="00CB1B11"/>
    <w:rsid w:val="00CB1B74"/>
    <w:rsid w:val="00CB1FFE"/>
    <w:rsid w:val="00CB449A"/>
    <w:rsid w:val="00CB56C2"/>
    <w:rsid w:val="00CB5EAC"/>
    <w:rsid w:val="00CB617A"/>
    <w:rsid w:val="00CB7033"/>
    <w:rsid w:val="00CC0632"/>
    <w:rsid w:val="00CC21F2"/>
    <w:rsid w:val="00CC49BF"/>
    <w:rsid w:val="00CC4D00"/>
    <w:rsid w:val="00CC54EE"/>
    <w:rsid w:val="00CC711F"/>
    <w:rsid w:val="00CC76EC"/>
    <w:rsid w:val="00CC7C9E"/>
    <w:rsid w:val="00CC7D08"/>
    <w:rsid w:val="00CD182F"/>
    <w:rsid w:val="00CD24B4"/>
    <w:rsid w:val="00CD25F1"/>
    <w:rsid w:val="00CD260B"/>
    <w:rsid w:val="00CD2667"/>
    <w:rsid w:val="00CD267B"/>
    <w:rsid w:val="00CD2722"/>
    <w:rsid w:val="00CD29B8"/>
    <w:rsid w:val="00CD3909"/>
    <w:rsid w:val="00CD40CA"/>
    <w:rsid w:val="00CD488A"/>
    <w:rsid w:val="00CD4F6D"/>
    <w:rsid w:val="00CD5392"/>
    <w:rsid w:val="00CD5BE3"/>
    <w:rsid w:val="00CD67F5"/>
    <w:rsid w:val="00CD73C4"/>
    <w:rsid w:val="00CD7846"/>
    <w:rsid w:val="00CE15D8"/>
    <w:rsid w:val="00CE1825"/>
    <w:rsid w:val="00CE1CD4"/>
    <w:rsid w:val="00CE20B7"/>
    <w:rsid w:val="00CE21DB"/>
    <w:rsid w:val="00CE21E2"/>
    <w:rsid w:val="00CE2672"/>
    <w:rsid w:val="00CE3241"/>
    <w:rsid w:val="00CE3CFA"/>
    <w:rsid w:val="00CE4D95"/>
    <w:rsid w:val="00CE5491"/>
    <w:rsid w:val="00CE58AF"/>
    <w:rsid w:val="00CE593B"/>
    <w:rsid w:val="00CE5C6C"/>
    <w:rsid w:val="00CE5FD7"/>
    <w:rsid w:val="00CE61AC"/>
    <w:rsid w:val="00CE7FBF"/>
    <w:rsid w:val="00CF04C0"/>
    <w:rsid w:val="00CF1303"/>
    <w:rsid w:val="00CF1AE4"/>
    <w:rsid w:val="00CF26EF"/>
    <w:rsid w:val="00CF2A7D"/>
    <w:rsid w:val="00CF457F"/>
    <w:rsid w:val="00CF47C0"/>
    <w:rsid w:val="00CF50E2"/>
    <w:rsid w:val="00CF5FB0"/>
    <w:rsid w:val="00CF5FE1"/>
    <w:rsid w:val="00CF676E"/>
    <w:rsid w:val="00CF6B3C"/>
    <w:rsid w:val="00CF6B7D"/>
    <w:rsid w:val="00CF717A"/>
    <w:rsid w:val="00CF77E4"/>
    <w:rsid w:val="00D00BC1"/>
    <w:rsid w:val="00D00C9A"/>
    <w:rsid w:val="00D0144F"/>
    <w:rsid w:val="00D022F4"/>
    <w:rsid w:val="00D02B54"/>
    <w:rsid w:val="00D044E0"/>
    <w:rsid w:val="00D05E72"/>
    <w:rsid w:val="00D067FC"/>
    <w:rsid w:val="00D07B85"/>
    <w:rsid w:val="00D1034D"/>
    <w:rsid w:val="00D114CA"/>
    <w:rsid w:val="00D116BC"/>
    <w:rsid w:val="00D11BA9"/>
    <w:rsid w:val="00D12ABF"/>
    <w:rsid w:val="00D13C12"/>
    <w:rsid w:val="00D14244"/>
    <w:rsid w:val="00D1562C"/>
    <w:rsid w:val="00D15802"/>
    <w:rsid w:val="00D159DB"/>
    <w:rsid w:val="00D163EF"/>
    <w:rsid w:val="00D16D62"/>
    <w:rsid w:val="00D20E25"/>
    <w:rsid w:val="00D21345"/>
    <w:rsid w:val="00D2134A"/>
    <w:rsid w:val="00D21862"/>
    <w:rsid w:val="00D21AC6"/>
    <w:rsid w:val="00D21D3F"/>
    <w:rsid w:val="00D244A1"/>
    <w:rsid w:val="00D24905"/>
    <w:rsid w:val="00D24DB1"/>
    <w:rsid w:val="00D25685"/>
    <w:rsid w:val="00D25BF3"/>
    <w:rsid w:val="00D2664C"/>
    <w:rsid w:val="00D26C2A"/>
    <w:rsid w:val="00D275D5"/>
    <w:rsid w:val="00D27AF0"/>
    <w:rsid w:val="00D27D14"/>
    <w:rsid w:val="00D3083E"/>
    <w:rsid w:val="00D30C31"/>
    <w:rsid w:val="00D3101F"/>
    <w:rsid w:val="00D3161D"/>
    <w:rsid w:val="00D31771"/>
    <w:rsid w:val="00D32390"/>
    <w:rsid w:val="00D32464"/>
    <w:rsid w:val="00D32C16"/>
    <w:rsid w:val="00D335EE"/>
    <w:rsid w:val="00D340F8"/>
    <w:rsid w:val="00D35C46"/>
    <w:rsid w:val="00D40187"/>
    <w:rsid w:val="00D4046B"/>
    <w:rsid w:val="00D4073D"/>
    <w:rsid w:val="00D436E3"/>
    <w:rsid w:val="00D43D58"/>
    <w:rsid w:val="00D43FAE"/>
    <w:rsid w:val="00D44056"/>
    <w:rsid w:val="00D45F02"/>
    <w:rsid w:val="00D46158"/>
    <w:rsid w:val="00D461CE"/>
    <w:rsid w:val="00D47A15"/>
    <w:rsid w:val="00D47F4B"/>
    <w:rsid w:val="00D47F92"/>
    <w:rsid w:val="00D506AD"/>
    <w:rsid w:val="00D50CF4"/>
    <w:rsid w:val="00D51F1A"/>
    <w:rsid w:val="00D5230C"/>
    <w:rsid w:val="00D53843"/>
    <w:rsid w:val="00D53A84"/>
    <w:rsid w:val="00D53D3F"/>
    <w:rsid w:val="00D53F94"/>
    <w:rsid w:val="00D57916"/>
    <w:rsid w:val="00D606E0"/>
    <w:rsid w:val="00D60B53"/>
    <w:rsid w:val="00D610C0"/>
    <w:rsid w:val="00D6119C"/>
    <w:rsid w:val="00D62510"/>
    <w:rsid w:val="00D63505"/>
    <w:rsid w:val="00D644AE"/>
    <w:rsid w:val="00D64A05"/>
    <w:rsid w:val="00D64A3B"/>
    <w:rsid w:val="00D6526E"/>
    <w:rsid w:val="00D67149"/>
    <w:rsid w:val="00D710C0"/>
    <w:rsid w:val="00D7211B"/>
    <w:rsid w:val="00D739CC"/>
    <w:rsid w:val="00D740AB"/>
    <w:rsid w:val="00D7477A"/>
    <w:rsid w:val="00D74D7E"/>
    <w:rsid w:val="00D75206"/>
    <w:rsid w:val="00D755CA"/>
    <w:rsid w:val="00D77258"/>
    <w:rsid w:val="00D80D94"/>
    <w:rsid w:val="00D80F04"/>
    <w:rsid w:val="00D8184E"/>
    <w:rsid w:val="00D83E7E"/>
    <w:rsid w:val="00D845C7"/>
    <w:rsid w:val="00D847E8"/>
    <w:rsid w:val="00D84B9F"/>
    <w:rsid w:val="00D852EB"/>
    <w:rsid w:val="00D85D7C"/>
    <w:rsid w:val="00D86E7F"/>
    <w:rsid w:val="00D87CCD"/>
    <w:rsid w:val="00D90F24"/>
    <w:rsid w:val="00D918BA"/>
    <w:rsid w:val="00D91B6A"/>
    <w:rsid w:val="00D920FD"/>
    <w:rsid w:val="00D92211"/>
    <w:rsid w:val="00D92420"/>
    <w:rsid w:val="00D92CFC"/>
    <w:rsid w:val="00D93186"/>
    <w:rsid w:val="00D9355C"/>
    <w:rsid w:val="00D945C8"/>
    <w:rsid w:val="00D948BF"/>
    <w:rsid w:val="00D94EC8"/>
    <w:rsid w:val="00D952BC"/>
    <w:rsid w:val="00D95FAE"/>
    <w:rsid w:val="00D96E9A"/>
    <w:rsid w:val="00D978C1"/>
    <w:rsid w:val="00D97AB3"/>
    <w:rsid w:val="00DA044D"/>
    <w:rsid w:val="00DA0E1F"/>
    <w:rsid w:val="00DA1365"/>
    <w:rsid w:val="00DA158E"/>
    <w:rsid w:val="00DA3675"/>
    <w:rsid w:val="00DA4416"/>
    <w:rsid w:val="00DA55A5"/>
    <w:rsid w:val="00DA5AC7"/>
    <w:rsid w:val="00DA5C3B"/>
    <w:rsid w:val="00DA5E51"/>
    <w:rsid w:val="00DA66B1"/>
    <w:rsid w:val="00DA6E61"/>
    <w:rsid w:val="00DA776B"/>
    <w:rsid w:val="00DA790D"/>
    <w:rsid w:val="00DB072D"/>
    <w:rsid w:val="00DB0E56"/>
    <w:rsid w:val="00DB1A3F"/>
    <w:rsid w:val="00DB2D71"/>
    <w:rsid w:val="00DB2EF8"/>
    <w:rsid w:val="00DB48C6"/>
    <w:rsid w:val="00DB4AC9"/>
    <w:rsid w:val="00DB4DCF"/>
    <w:rsid w:val="00DB58B5"/>
    <w:rsid w:val="00DB5CE1"/>
    <w:rsid w:val="00DB6A55"/>
    <w:rsid w:val="00DB705B"/>
    <w:rsid w:val="00DC0ED1"/>
    <w:rsid w:val="00DC0F29"/>
    <w:rsid w:val="00DC1665"/>
    <w:rsid w:val="00DC5AE4"/>
    <w:rsid w:val="00DC5C59"/>
    <w:rsid w:val="00DC76C5"/>
    <w:rsid w:val="00DC7936"/>
    <w:rsid w:val="00DC79AD"/>
    <w:rsid w:val="00DD0EC1"/>
    <w:rsid w:val="00DD1A1D"/>
    <w:rsid w:val="00DD28A4"/>
    <w:rsid w:val="00DD2C0E"/>
    <w:rsid w:val="00DD2D12"/>
    <w:rsid w:val="00DD3297"/>
    <w:rsid w:val="00DD497E"/>
    <w:rsid w:val="00DD4F1E"/>
    <w:rsid w:val="00DD509A"/>
    <w:rsid w:val="00DD5482"/>
    <w:rsid w:val="00DD55EA"/>
    <w:rsid w:val="00DD5A7C"/>
    <w:rsid w:val="00DD5C2C"/>
    <w:rsid w:val="00DD6530"/>
    <w:rsid w:val="00DD71D8"/>
    <w:rsid w:val="00DE0EAC"/>
    <w:rsid w:val="00DE126D"/>
    <w:rsid w:val="00DE1734"/>
    <w:rsid w:val="00DE2455"/>
    <w:rsid w:val="00DE2A82"/>
    <w:rsid w:val="00DE3146"/>
    <w:rsid w:val="00DE3BEB"/>
    <w:rsid w:val="00DE5DA7"/>
    <w:rsid w:val="00DE63A2"/>
    <w:rsid w:val="00DE697A"/>
    <w:rsid w:val="00DE7DAE"/>
    <w:rsid w:val="00DF1892"/>
    <w:rsid w:val="00DF1D8B"/>
    <w:rsid w:val="00DF2C41"/>
    <w:rsid w:val="00DF6C9B"/>
    <w:rsid w:val="00DF7E8C"/>
    <w:rsid w:val="00E0003C"/>
    <w:rsid w:val="00E0014C"/>
    <w:rsid w:val="00E002D1"/>
    <w:rsid w:val="00E006D3"/>
    <w:rsid w:val="00E00E37"/>
    <w:rsid w:val="00E01A86"/>
    <w:rsid w:val="00E02083"/>
    <w:rsid w:val="00E02549"/>
    <w:rsid w:val="00E026BF"/>
    <w:rsid w:val="00E0299D"/>
    <w:rsid w:val="00E02A50"/>
    <w:rsid w:val="00E02DAD"/>
    <w:rsid w:val="00E0302E"/>
    <w:rsid w:val="00E03AEC"/>
    <w:rsid w:val="00E03DF2"/>
    <w:rsid w:val="00E040BA"/>
    <w:rsid w:val="00E058F4"/>
    <w:rsid w:val="00E0664D"/>
    <w:rsid w:val="00E0702A"/>
    <w:rsid w:val="00E072B5"/>
    <w:rsid w:val="00E100F7"/>
    <w:rsid w:val="00E11A07"/>
    <w:rsid w:val="00E14BF5"/>
    <w:rsid w:val="00E1540B"/>
    <w:rsid w:val="00E1654C"/>
    <w:rsid w:val="00E1757F"/>
    <w:rsid w:val="00E20346"/>
    <w:rsid w:val="00E20ED3"/>
    <w:rsid w:val="00E21F92"/>
    <w:rsid w:val="00E23143"/>
    <w:rsid w:val="00E243DB"/>
    <w:rsid w:val="00E24C7F"/>
    <w:rsid w:val="00E24DC3"/>
    <w:rsid w:val="00E25158"/>
    <w:rsid w:val="00E259C3"/>
    <w:rsid w:val="00E2611F"/>
    <w:rsid w:val="00E265C1"/>
    <w:rsid w:val="00E26C77"/>
    <w:rsid w:val="00E26FC1"/>
    <w:rsid w:val="00E2797E"/>
    <w:rsid w:val="00E27A50"/>
    <w:rsid w:val="00E27CD1"/>
    <w:rsid w:val="00E30864"/>
    <w:rsid w:val="00E311A3"/>
    <w:rsid w:val="00E315CD"/>
    <w:rsid w:val="00E323F7"/>
    <w:rsid w:val="00E324AC"/>
    <w:rsid w:val="00E324D8"/>
    <w:rsid w:val="00E33088"/>
    <w:rsid w:val="00E335E7"/>
    <w:rsid w:val="00E34C73"/>
    <w:rsid w:val="00E350DC"/>
    <w:rsid w:val="00E35719"/>
    <w:rsid w:val="00E35F6E"/>
    <w:rsid w:val="00E4008B"/>
    <w:rsid w:val="00E40C3F"/>
    <w:rsid w:val="00E41598"/>
    <w:rsid w:val="00E4269D"/>
    <w:rsid w:val="00E4307C"/>
    <w:rsid w:val="00E50282"/>
    <w:rsid w:val="00E5074C"/>
    <w:rsid w:val="00E50E19"/>
    <w:rsid w:val="00E516E3"/>
    <w:rsid w:val="00E51A95"/>
    <w:rsid w:val="00E533DE"/>
    <w:rsid w:val="00E536B4"/>
    <w:rsid w:val="00E539EE"/>
    <w:rsid w:val="00E53CE7"/>
    <w:rsid w:val="00E54824"/>
    <w:rsid w:val="00E54CC7"/>
    <w:rsid w:val="00E55E88"/>
    <w:rsid w:val="00E55F96"/>
    <w:rsid w:val="00E576FE"/>
    <w:rsid w:val="00E60501"/>
    <w:rsid w:val="00E6106A"/>
    <w:rsid w:val="00E61262"/>
    <w:rsid w:val="00E61E94"/>
    <w:rsid w:val="00E64001"/>
    <w:rsid w:val="00E64022"/>
    <w:rsid w:val="00E6414E"/>
    <w:rsid w:val="00E660BE"/>
    <w:rsid w:val="00E668C3"/>
    <w:rsid w:val="00E67727"/>
    <w:rsid w:val="00E70D6D"/>
    <w:rsid w:val="00E70DCC"/>
    <w:rsid w:val="00E7116E"/>
    <w:rsid w:val="00E71433"/>
    <w:rsid w:val="00E71B25"/>
    <w:rsid w:val="00E71B86"/>
    <w:rsid w:val="00E721E1"/>
    <w:rsid w:val="00E7258B"/>
    <w:rsid w:val="00E72964"/>
    <w:rsid w:val="00E72E09"/>
    <w:rsid w:val="00E738B6"/>
    <w:rsid w:val="00E73F3F"/>
    <w:rsid w:val="00E74285"/>
    <w:rsid w:val="00E74296"/>
    <w:rsid w:val="00E767B4"/>
    <w:rsid w:val="00E77BDA"/>
    <w:rsid w:val="00E80453"/>
    <w:rsid w:val="00E80B61"/>
    <w:rsid w:val="00E80F5A"/>
    <w:rsid w:val="00E81B38"/>
    <w:rsid w:val="00E81FEB"/>
    <w:rsid w:val="00E8251B"/>
    <w:rsid w:val="00E82733"/>
    <w:rsid w:val="00E83E55"/>
    <w:rsid w:val="00E847F9"/>
    <w:rsid w:val="00E84D13"/>
    <w:rsid w:val="00E84EA8"/>
    <w:rsid w:val="00E9065D"/>
    <w:rsid w:val="00E90C1E"/>
    <w:rsid w:val="00E90C2B"/>
    <w:rsid w:val="00E90C98"/>
    <w:rsid w:val="00E90EC8"/>
    <w:rsid w:val="00E9140F"/>
    <w:rsid w:val="00E91C66"/>
    <w:rsid w:val="00E9312E"/>
    <w:rsid w:val="00E93885"/>
    <w:rsid w:val="00E93BA8"/>
    <w:rsid w:val="00E940F4"/>
    <w:rsid w:val="00E94275"/>
    <w:rsid w:val="00E944FE"/>
    <w:rsid w:val="00E94C79"/>
    <w:rsid w:val="00E95534"/>
    <w:rsid w:val="00E956E0"/>
    <w:rsid w:val="00E957C8"/>
    <w:rsid w:val="00E958DA"/>
    <w:rsid w:val="00E95D04"/>
    <w:rsid w:val="00E95F30"/>
    <w:rsid w:val="00E95F8C"/>
    <w:rsid w:val="00E96682"/>
    <w:rsid w:val="00E96CAF"/>
    <w:rsid w:val="00E96D11"/>
    <w:rsid w:val="00EA0905"/>
    <w:rsid w:val="00EA0DBD"/>
    <w:rsid w:val="00EA189D"/>
    <w:rsid w:val="00EA4185"/>
    <w:rsid w:val="00EA4194"/>
    <w:rsid w:val="00EA4FEF"/>
    <w:rsid w:val="00EA5A3E"/>
    <w:rsid w:val="00EA5EF1"/>
    <w:rsid w:val="00EA5EF7"/>
    <w:rsid w:val="00EA61D8"/>
    <w:rsid w:val="00EA66BE"/>
    <w:rsid w:val="00EA68A2"/>
    <w:rsid w:val="00EA6C60"/>
    <w:rsid w:val="00EA6D86"/>
    <w:rsid w:val="00EA7494"/>
    <w:rsid w:val="00EA74A4"/>
    <w:rsid w:val="00EA7598"/>
    <w:rsid w:val="00EA9F90"/>
    <w:rsid w:val="00EB1170"/>
    <w:rsid w:val="00EB134A"/>
    <w:rsid w:val="00EB20B4"/>
    <w:rsid w:val="00EB34F8"/>
    <w:rsid w:val="00EB3AE4"/>
    <w:rsid w:val="00EB50AA"/>
    <w:rsid w:val="00EB5513"/>
    <w:rsid w:val="00EB5AE1"/>
    <w:rsid w:val="00EB6F71"/>
    <w:rsid w:val="00EB7937"/>
    <w:rsid w:val="00EC0339"/>
    <w:rsid w:val="00EC0386"/>
    <w:rsid w:val="00EC1A0C"/>
    <w:rsid w:val="00EC27D8"/>
    <w:rsid w:val="00EC2C87"/>
    <w:rsid w:val="00EC36F3"/>
    <w:rsid w:val="00EC3E73"/>
    <w:rsid w:val="00EC41E8"/>
    <w:rsid w:val="00EC453F"/>
    <w:rsid w:val="00EC4C88"/>
    <w:rsid w:val="00EC55CF"/>
    <w:rsid w:val="00EC5F73"/>
    <w:rsid w:val="00EC634C"/>
    <w:rsid w:val="00EC65F4"/>
    <w:rsid w:val="00EC7057"/>
    <w:rsid w:val="00EC711F"/>
    <w:rsid w:val="00EC71C4"/>
    <w:rsid w:val="00EC7541"/>
    <w:rsid w:val="00EC79E5"/>
    <w:rsid w:val="00ED098D"/>
    <w:rsid w:val="00ED0B8A"/>
    <w:rsid w:val="00ED0FF3"/>
    <w:rsid w:val="00ED285C"/>
    <w:rsid w:val="00ED2D16"/>
    <w:rsid w:val="00ED34F6"/>
    <w:rsid w:val="00ED43AE"/>
    <w:rsid w:val="00ED4A70"/>
    <w:rsid w:val="00ED52E0"/>
    <w:rsid w:val="00ED5372"/>
    <w:rsid w:val="00ED6B24"/>
    <w:rsid w:val="00ED6CC2"/>
    <w:rsid w:val="00ED6DA6"/>
    <w:rsid w:val="00ED6DBB"/>
    <w:rsid w:val="00ED7426"/>
    <w:rsid w:val="00ED74FC"/>
    <w:rsid w:val="00EE03EB"/>
    <w:rsid w:val="00EE0A21"/>
    <w:rsid w:val="00EE1883"/>
    <w:rsid w:val="00EE29FD"/>
    <w:rsid w:val="00EE3A90"/>
    <w:rsid w:val="00EE3C09"/>
    <w:rsid w:val="00EE4066"/>
    <w:rsid w:val="00EE48A7"/>
    <w:rsid w:val="00EE4BD4"/>
    <w:rsid w:val="00EE7294"/>
    <w:rsid w:val="00EF1629"/>
    <w:rsid w:val="00EF25F6"/>
    <w:rsid w:val="00EF2D0B"/>
    <w:rsid w:val="00EF3390"/>
    <w:rsid w:val="00EF3CFF"/>
    <w:rsid w:val="00EF4AD1"/>
    <w:rsid w:val="00EF4F4B"/>
    <w:rsid w:val="00EF67EB"/>
    <w:rsid w:val="00EF6869"/>
    <w:rsid w:val="00EF6A58"/>
    <w:rsid w:val="00EF6E05"/>
    <w:rsid w:val="00EF78EC"/>
    <w:rsid w:val="00F00249"/>
    <w:rsid w:val="00F00D73"/>
    <w:rsid w:val="00F010B7"/>
    <w:rsid w:val="00F026CB"/>
    <w:rsid w:val="00F02848"/>
    <w:rsid w:val="00F02AE5"/>
    <w:rsid w:val="00F02C00"/>
    <w:rsid w:val="00F0352C"/>
    <w:rsid w:val="00F03BD6"/>
    <w:rsid w:val="00F04877"/>
    <w:rsid w:val="00F05961"/>
    <w:rsid w:val="00F06228"/>
    <w:rsid w:val="00F0626A"/>
    <w:rsid w:val="00F06335"/>
    <w:rsid w:val="00F068E1"/>
    <w:rsid w:val="00F06E78"/>
    <w:rsid w:val="00F10DBB"/>
    <w:rsid w:val="00F10F94"/>
    <w:rsid w:val="00F11FFF"/>
    <w:rsid w:val="00F12146"/>
    <w:rsid w:val="00F127CE"/>
    <w:rsid w:val="00F127E1"/>
    <w:rsid w:val="00F12C05"/>
    <w:rsid w:val="00F13DF7"/>
    <w:rsid w:val="00F145BA"/>
    <w:rsid w:val="00F14735"/>
    <w:rsid w:val="00F1478C"/>
    <w:rsid w:val="00F14FA6"/>
    <w:rsid w:val="00F15285"/>
    <w:rsid w:val="00F152ED"/>
    <w:rsid w:val="00F16053"/>
    <w:rsid w:val="00F16A02"/>
    <w:rsid w:val="00F177DF"/>
    <w:rsid w:val="00F20450"/>
    <w:rsid w:val="00F20AEE"/>
    <w:rsid w:val="00F21DD5"/>
    <w:rsid w:val="00F22482"/>
    <w:rsid w:val="00F24A9A"/>
    <w:rsid w:val="00F25671"/>
    <w:rsid w:val="00F25A1E"/>
    <w:rsid w:val="00F266E2"/>
    <w:rsid w:val="00F26C0F"/>
    <w:rsid w:val="00F26CF0"/>
    <w:rsid w:val="00F26CF4"/>
    <w:rsid w:val="00F30768"/>
    <w:rsid w:val="00F30B92"/>
    <w:rsid w:val="00F30CCE"/>
    <w:rsid w:val="00F31F70"/>
    <w:rsid w:val="00F32498"/>
    <w:rsid w:val="00F32FBF"/>
    <w:rsid w:val="00F339AA"/>
    <w:rsid w:val="00F33AF1"/>
    <w:rsid w:val="00F33C61"/>
    <w:rsid w:val="00F34313"/>
    <w:rsid w:val="00F34756"/>
    <w:rsid w:val="00F35A4A"/>
    <w:rsid w:val="00F35DD6"/>
    <w:rsid w:val="00F4106D"/>
    <w:rsid w:val="00F41620"/>
    <w:rsid w:val="00F41733"/>
    <w:rsid w:val="00F42FC7"/>
    <w:rsid w:val="00F44657"/>
    <w:rsid w:val="00F44DCD"/>
    <w:rsid w:val="00F4AD2C"/>
    <w:rsid w:val="00F4E0F3"/>
    <w:rsid w:val="00F50475"/>
    <w:rsid w:val="00F51441"/>
    <w:rsid w:val="00F531FB"/>
    <w:rsid w:val="00F5476B"/>
    <w:rsid w:val="00F564EC"/>
    <w:rsid w:val="00F5698D"/>
    <w:rsid w:val="00F56D69"/>
    <w:rsid w:val="00F57CCF"/>
    <w:rsid w:val="00F6045B"/>
    <w:rsid w:val="00F60C3E"/>
    <w:rsid w:val="00F617AF"/>
    <w:rsid w:val="00F63221"/>
    <w:rsid w:val="00F643CA"/>
    <w:rsid w:val="00F647A3"/>
    <w:rsid w:val="00F64804"/>
    <w:rsid w:val="00F64D9A"/>
    <w:rsid w:val="00F65B1C"/>
    <w:rsid w:val="00F66A87"/>
    <w:rsid w:val="00F67AE7"/>
    <w:rsid w:val="00F67D99"/>
    <w:rsid w:val="00F70D6E"/>
    <w:rsid w:val="00F7134D"/>
    <w:rsid w:val="00F71779"/>
    <w:rsid w:val="00F71B4E"/>
    <w:rsid w:val="00F71F27"/>
    <w:rsid w:val="00F723AB"/>
    <w:rsid w:val="00F72BD0"/>
    <w:rsid w:val="00F7376F"/>
    <w:rsid w:val="00F73D5E"/>
    <w:rsid w:val="00F749C7"/>
    <w:rsid w:val="00F74C74"/>
    <w:rsid w:val="00F75146"/>
    <w:rsid w:val="00F75B6B"/>
    <w:rsid w:val="00F7660D"/>
    <w:rsid w:val="00F76F5B"/>
    <w:rsid w:val="00F773B9"/>
    <w:rsid w:val="00F80F21"/>
    <w:rsid w:val="00F81731"/>
    <w:rsid w:val="00F83502"/>
    <w:rsid w:val="00F83CC8"/>
    <w:rsid w:val="00F84FDC"/>
    <w:rsid w:val="00F86315"/>
    <w:rsid w:val="00F868FD"/>
    <w:rsid w:val="00F871DB"/>
    <w:rsid w:val="00F87255"/>
    <w:rsid w:val="00F875ED"/>
    <w:rsid w:val="00F907A3"/>
    <w:rsid w:val="00F9093E"/>
    <w:rsid w:val="00F91753"/>
    <w:rsid w:val="00F92EE4"/>
    <w:rsid w:val="00F93B21"/>
    <w:rsid w:val="00F942BC"/>
    <w:rsid w:val="00F948C5"/>
    <w:rsid w:val="00F94A56"/>
    <w:rsid w:val="00F94E3F"/>
    <w:rsid w:val="00F94F31"/>
    <w:rsid w:val="00F956DC"/>
    <w:rsid w:val="00F96CB2"/>
    <w:rsid w:val="00F96E68"/>
    <w:rsid w:val="00F972C1"/>
    <w:rsid w:val="00F977FB"/>
    <w:rsid w:val="00FA4702"/>
    <w:rsid w:val="00FA4FE1"/>
    <w:rsid w:val="00FA5152"/>
    <w:rsid w:val="00FA555E"/>
    <w:rsid w:val="00FA55C8"/>
    <w:rsid w:val="00FA569F"/>
    <w:rsid w:val="00FA6845"/>
    <w:rsid w:val="00FA6946"/>
    <w:rsid w:val="00FA6965"/>
    <w:rsid w:val="00FA7B89"/>
    <w:rsid w:val="00FB03CF"/>
    <w:rsid w:val="00FB0680"/>
    <w:rsid w:val="00FB0A0E"/>
    <w:rsid w:val="00FB17C6"/>
    <w:rsid w:val="00FB1801"/>
    <w:rsid w:val="00FB2D49"/>
    <w:rsid w:val="00FB2F84"/>
    <w:rsid w:val="00FB424B"/>
    <w:rsid w:val="00FB4AD1"/>
    <w:rsid w:val="00FB4C75"/>
    <w:rsid w:val="00FB4EEF"/>
    <w:rsid w:val="00FB5312"/>
    <w:rsid w:val="00FB7508"/>
    <w:rsid w:val="00FB7C3F"/>
    <w:rsid w:val="00FC2214"/>
    <w:rsid w:val="00FC3826"/>
    <w:rsid w:val="00FC4714"/>
    <w:rsid w:val="00FC4CF6"/>
    <w:rsid w:val="00FC5453"/>
    <w:rsid w:val="00FC5D38"/>
    <w:rsid w:val="00FC5FC1"/>
    <w:rsid w:val="00FC724C"/>
    <w:rsid w:val="00FD01D6"/>
    <w:rsid w:val="00FD0A58"/>
    <w:rsid w:val="00FD24D0"/>
    <w:rsid w:val="00FD32F8"/>
    <w:rsid w:val="00FD3648"/>
    <w:rsid w:val="00FD417D"/>
    <w:rsid w:val="00FD53C3"/>
    <w:rsid w:val="00FD554B"/>
    <w:rsid w:val="00FD5625"/>
    <w:rsid w:val="00FD6715"/>
    <w:rsid w:val="00FD716D"/>
    <w:rsid w:val="00FD7668"/>
    <w:rsid w:val="00FD7A09"/>
    <w:rsid w:val="00FD7FFC"/>
    <w:rsid w:val="00FE1018"/>
    <w:rsid w:val="00FE1248"/>
    <w:rsid w:val="00FE253E"/>
    <w:rsid w:val="00FE27E0"/>
    <w:rsid w:val="00FE359E"/>
    <w:rsid w:val="00FE3C9F"/>
    <w:rsid w:val="00FE411C"/>
    <w:rsid w:val="00FE414C"/>
    <w:rsid w:val="00FE4464"/>
    <w:rsid w:val="00FE4A11"/>
    <w:rsid w:val="00FE757C"/>
    <w:rsid w:val="00FF0BC8"/>
    <w:rsid w:val="00FF1995"/>
    <w:rsid w:val="00FF2186"/>
    <w:rsid w:val="00FF25C2"/>
    <w:rsid w:val="00FF339F"/>
    <w:rsid w:val="00FF3F83"/>
    <w:rsid w:val="00FF51F1"/>
    <w:rsid w:val="00FF5F2E"/>
    <w:rsid w:val="00FF7202"/>
    <w:rsid w:val="00FF7CDF"/>
    <w:rsid w:val="00FF7E41"/>
    <w:rsid w:val="01B437CA"/>
    <w:rsid w:val="01E08394"/>
    <w:rsid w:val="01E4423A"/>
    <w:rsid w:val="02170099"/>
    <w:rsid w:val="023A03C6"/>
    <w:rsid w:val="024A7D7B"/>
    <w:rsid w:val="024E3A70"/>
    <w:rsid w:val="025957AF"/>
    <w:rsid w:val="028EF3F1"/>
    <w:rsid w:val="03453DDE"/>
    <w:rsid w:val="03483336"/>
    <w:rsid w:val="03557C96"/>
    <w:rsid w:val="039CC5D2"/>
    <w:rsid w:val="039D3AC8"/>
    <w:rsid w:val="03A1CA89"/>
    <w:rsid w:val="045A89B4"/>
    <w:rsid w:val="0486171C"/>
    <w:rsid w:val="049AE350"/>
    <w:rsid w:val="04C217D1"/>
    <w:rsid w:val="04C43A45"/>
    <w:rsid w:val="04CE5C77"/>
    <w:rsid w:val="04EBF174"/>
    <w:rsid w:val="04F379F7"/>
    <w:rsid w:val="053F5F61"/>
    <w:rsid w:val="056E234B"/>
    <w:rsid w:val="0589225A"/>
    <w:rsid w:val="05AB9EDF"/>
    <w:rsid w:val="05DC75BC"/>
    <w:rsid w:val="061D2151"/>
    <w:rsid w:val="06463251"/>
    <w:rsid w:val="064B8068"/>
    <w:rsid w:val="06531847"/>
    <w:rsid w:val="067F3C80"/>
    <w:rsid w:val="0685A782"/>
    <w:rsid w:val="06CFC062"/>
    <w:rsid w:val="0717D57F"/>
    <w:rsid w:val="07550626"/>
    <w:rsid w:val="075B076A"/>
    <w:rsid w:val="075F3BFB"/>
    <w:rsid w:val="07A17F3D"/>
    <w:rsid w:val="07F72ADA"/>
    <w:rsid w:val="080AE04C"/>
    <w:rsid w:val="0847DE3F"/>
    <w:rsid w:val="086DE4A8"/>
    <w:rsid w:val="08710DC7"/>
    <w:rsid w:val="087B2D47"/>
    <w:rsid w:val="08E760FD"/>
    <w:rsid w:val="08EA3381"/>
    <w:rsid w:val="09715189"/>
    <w:rsid w:val="09870064"/>
    <w:rsid w:val="09C15F0B"/>
    <w:rsid w:val="09D781F0"/>
    <w:rsid w:val="0A148C54"/>
    <w:rsid w:val="0A2C84C6"/>
    <w:rsid w:val="0AD52B70"/>
    <w:rsid w:val="0AE0C412"/>
    <w:rsid w:val="0B19247C"/>
    <w:rsid w:val="0B4D59DF"/>
    <w:rsid w:val="0B62BB7B"/>
    <w:rsid w:val="0B722EF4"/>
    <w:rsid w:val="0BA520C3"/>
    <w:rsid w:val="0BE62D2B"/>
    <w:rsid w:val="0C1654E6"/>
    <w:rsid w:val="0C5CB65B"/>
    <w:rsid w:val="0CD963C4"/>
    <w:rsid w:val="0D3091A7"/>
    <w:rsid w:val="0D3347D4"/>
    <w:rsid w:val="0D57F0B7"/>
    <w:rsid w:val="0D64D43A"/>
    <w:rsid w:val="0DCCE268"/>
    <w:rsid w:val="0DDF7F66"/>
    <w:rsid w:val="0DF7E71C"/>
    <w:rsid w:val="0E2BE718"/>
    <w:rsid w:val="0E4C6488"/>
    <w:rsid w:val="0E58DE73"/>
    <w:rsid w:val="0E5C3E99"/>
    <w:rsid w:val="0EA5DE3F"/>
    <w:rsid w:val="0ED69BB9"/>
    <w:rsid w:val="0EE44969"/>
    <w:rsid w:val="0EF4F85B"/>
    <w:rsid w:val="0F010323"/>
    <w:rsid w:val="0F04DD5E"/>
    <w:rsid w:val="0F17FDFA"/>
    <w:rsid w:val="0F358889"/>
    <w:rsid w:val="0F5803E6"/>
    <w:rsid w:val="0FBCEC60"/>
    <w:rsid w:val="0FE076FC"/>
    <w:rsid w:val="0FF3C86D"/>
    <w:rsid w:val="0FF5C745"/>
    <w:rsid w:val="10056E85"/>
    <w:rsid w:val="10076922"/>
    <w:rsid w:val="104EEE63"/>
    <w:rsid w:val="117C9391"/>
    <w:rsid w:val="118BD62A"/>
    <w:rsid w:val="119E672F"/>
    <w:rsid w:val="11B247E7"/>
    <w:rsid w:val="12102039"/>
    <w:rsid w:val="1259F0AE"/>
    <w:rsid w:val="126A3287"/>
    <w:rsid w:val="127C6BE4"/>
    <w:rsid w:val="129D70AC"/>
    <w:rsid w:val="12B2254A"/>
    <w:rsid w:val="12CECEE4"/>
    <w:rsid w:val="12F4F81A"/>
    <w:rsid w:val="133F6D27"/>
    <w:rsid w:val="133F9465"/>
    <w:rsid w:val="13FFEE15"/>
    <w:rsid w:val="1401E48A"/>
    <w:rsid w:val="14779B1F"/>
    <w:rsid w:val="1481B775"/>
    <w:rsid w:val="149E014E"/>
    <w:rsid w:val="14D49B98"/>
    <w:rsid w:val="150A8D57"/>
    <w:rsid w:val="1520C05C"/>
    <w:rsid w:val="152DEE11"/>
    <w:rsid w:val="153A3770"/>
    <w:rsid w:val="15568045"/>
    <w:rsid w:val="15869962"/>
    <w:rsid w:val="158A098C"/>
    <w:rsid w:val="15906280"/>
    <w:rsid w:val="15DB8B25"/>
    <w:rsid w:val="1605A55D"/>
    <w:rsid w:val="161178C7"/>
    <w:rsid w:val="161B4C7D"/>
    <w:rsid w:val="16400365"/>
    <w:rsid w:val="166F650A"/>
    <w:rsid w:val="167B2EF8"/>
    <w:rsid w:val="1688A2CF"/>
    <w:rsid w:val="16C0D4CD"/>
    <w:rsid w:val="16D1E905"/>
    <w:rsid w:val="1749A5C9"/>
    <w:rsid w:val="178EE4B9"/>
    <w:rsid w:val="179B024C"/>
    <w:rsid w:val="17EEF9E3"/>
    <w:rsid w:val="17F41117"/>
    <w:rsid w:val="17FA1B8F"/>
    <w:rsid w:val="18804139"/>
    <w:rsid w:val="18B1762E"/>
    <w:rsid w:val="18E7E93A"/>
    <w:rsid w:val="18FA1B89"/>
    <w:rsid w:val="1905FE32"/>
    <w:rsid w:val="190C3B7B"/>
    <w:rsid w:val="19604232"/>
    <w:rsid w:val="19742B21"/>
    <w:rsid w:val="197F861A"/>
    <w:rsid w:val="19826FDF"/>
    <w:rsid w:val="19B904A4"/>
    <w:rsid w:val="19C5FA75"/>
    <w:rsid w:val="1A0DE5C1"/>
    <w:rsid w:val="1A47AC51"/>
    <w:rsid w:val="1A693078"/>
    <w:rsid w:val="1A742908"/>
    <w:rsid w:val="1A90D125"/>
    <w:rsid w:val="1AAEBEDF"/>
    <w:rsid w:val="1AB84A94"/>
    <w:rsid w:val="1AE9E804"/>
    <w:rsid w:val="1B1A7702"/>
    <w:rsid w:val="1B6799AA"/>
    <w:rsid w:val="1BABD01E"/>
    <w:rsid w:val="1BFA3104"/>
    <w:rsid w:val="1C161472"/>
    <w:rsid w:val="1C1BF2C3"/>
    <w:rsid w:val="1C28CDB0"/>
    <w:rsid w:val="1C52DEB3"/>
    <w:rsid w:val="1C82AD04"/>
    <w:rsid w:val="1C8DC87E"/>
    <w:rsid w:val="1CA31EE6"/>
    <w:rsid w:val="1CC9EAB2"/>
    <w:rsid w:val="1CF9FD54"/>
    <w:rsid w:val="1D232700"/>
    <w:rsid w:val="1D4998BD"/>
    <w:rsid w:val="1D6DDF6B"/>
    <w:rsid w:val="1D75F6FD"/>
    <w:rsid w:val="1D9CA355"/>
    <w:rsid w:val="1DC0528B"/>
    <w:rsid w:val="1E733744"/>
    <w:rsid w:val="1EB4157E"/>
    <w:rsid w:val="1ED2E96F"/>
    <w:rsid w:val="1EEC435F"/>
    <w:rsid w:val="1EF408AC"/>
    <w:rsid w:val="1F0D7183"/>
    <w:rsid w:val="1F22351E"/>
    <w:rsid w:val="1F3E6803"/>
    <w:rsid w:val="1F996117"/>
    <w:rsid w:val="1FC25E90"/>
    <w:rsid w:val="1FD63336"/>
    <w:rsid w:val="2017BE79"/>
    <w:rsid w:val="203017CD"/>
    <w:rsid w:val="2095212C"/>
    <w:rsid w:val="20A63EE3"/>
    <w:rsid w:val="20CE5457"/>
    <w:rsid w:val="20D90974"/>
    <w:rsid w:val="21023DB8"/>
    <w:rsid w:val="2139E195"/>
    <w:rsid w:val="22160349"/>
    <w:rsid w:val="2226D9A3"/>
    <w:rsid w:val="222F6344"/>
    <w:rsid w:val="22342E6C"/>
    <w:rsid w:val="226356FD"/>
    <w:rsid w:val="228B128C"/>
    <w:rsid w:val="22EA1CB2"/>
    <w:rsid w:val="23209B51"/>
    <w:rsid w:val="232F3A2E"/>
    <w:rsid w:val="23840C83"/>
    <w:rsid w:val="240E69F7"/>
    <w:rsid w:val="2433655D"/>
    <w:rsid w:val="24613726"/>
    <w:rsid w:val="246141BE"/>
    <w:rsid w:val="249315E2"/>
    <w:rsid w:val="249FC8C5"/>
    <w:rsid w:val="24D089D3"/>
    <w:rsid w:val="2500FDFA"/>
    <w:rsid w:val="250E9056"/>
    <w:rsid w:val="25880118"/>
    <w:rsid w:val="259111FB"/>
    <w:rsid w:val="25AD76B6"/>
    <w:rsid w:val="25B0E23D"/>
    <w:rsid w:val="25DF5702"/>
    <w:rsid w:val="2607D75C"/>
    <w:rsid w:val="262AA719"/>
    <w:rsid w:val="2630C2A4"/>
    <w:rsid w:val="265AAF23"/>
    <w:rsid w:val="26DCE24C"/>
    <w:rsid w:val="26EC2A97"/>
    <w:rsid w:val="26F493B8"/>
    <w:rsid w:val="272290FB"/>
    <w:rsid w:val="272AF4B6"/>
    <w:rsid w:val="272CBB1E"/>
    <w:rsid w:val="273BCAE6"/>
    <w:rsid w:val="278CAA6F"/>
    <w:rsid w:val="27CEEAAC"/>
    <w:rsid w:val="27D0F3BB"/>
    <w:rsid w:val="27D1595D"/>
    <w:rsid w:val="27F3C3E0"/>
    <w:rsid w:val="2820CC8D"/>
    <w:rsid w:val="28892436"/>
    <w:rsid w:val="28B49A5B"/>
    <w:rsid w:val="28CCB964"/>
    <w:rsid w:val="28FE4C5E"/>
    <w:rsid w:val="29839561"/>
    <w:rsid w:val="29EF4AD9"/>
    <w:rsid w:val="29FFB7E9"/>
    <w:rsid w:val="2A05E9FB"/>
    <w:rsid w:val="2A9B51CE"/>
    <w:rsid w:val="2AB66A59"/>
    <w:rsid w:val="2AC5157A"/>
    <w:rsid w:val="2AD4B71B"/>
    <w:rsid w:val="2ADC3796"/>
    <w:rsid w:val="2B0974F1"/>
    <w:rsid w:val="2B1DCB63"/>
    <w:rsid w:val="2B89A860"/>
    <w:rsid w:val="2C035E07"/>
    <w:rsid w:val="2C209E1E"/>
    <w:rsid w:val="2C2343FF"/>
    <w:rsid w:val="2C262A49"/>
    <w:rsid w:val="2C4131B9"/>
    <w:rsid w:val="2C4B65F9"/>
    <w:rsid w:val="2C4EFD61"/>
    <w:rsid w:val="2C4F82CB"/>
    <w:rsid w:val="2D0E6CC4"/>
    <w:rsid w:val="2D5630D2"/>
    <w:rsid w:val="2D7E0450"/>
    <w:rsid w:val="2DBEFF30"/>
    <w:rsid w:val="2DC512A8"/>
    <w:rsid w:val="2DF92B5A"/>
    <w:rsid w:val="2DFAA7D3"/>
    <w:rsid w:val="2DFB1437"/>
    <w:rsid w:val="2DFD4DB4"/>
    <w:rsid w:val="2E5E43BC"/>
    <w:rsid w:val="2E5EAFD9"/>
    <w:rsid w:val="2E6FA6CC"/>
    <w:rsid w:val="2E954E40"/>
    <w:rsid w:val="2EB975F2"/>
    <w:rsid w:val="2ECB0DCD"/>
    <w:rsid w:val="2ED18231"/>
    <w:rsid w:val="2F43B59D"/>
    <w:rsid w:val="2F4736DA"/>
    <w:rsid w:val="2F4AD9F1"/>
    <w:rsid w:val="2F61BFFD"/>
    <w:rsid w:val="2F810E7D"/>
    <w:rsid w:val="2F965C84"/>
    <w:rsid w:val="2FB6D9F4"/>
    <w:rsid w:val="2FD8953B"/>
    <w:rsid w:val="3001375A"/>
    <w:rsid w:val="302B79CB"/>
    <w:rsid w:val="307B0DBE"/>
    <w:rsid w:val="307CDF72"/>
    <w:rsid w:val="309115DD"/>
    <w:rsid w:val="30937765"/>
    <w:rsid w:val="30B8E170"/>
    <w:rsid w:val="30CBFF55"/>
    <w:rsid w:val="30EF600F"/>
    <w:rsid w:val="31604236"/>
    <w:rsid w:val="3169FFC1"/>
    <w:rsid w:val="31706448"/>
    <w:rsid w:val="318300E0"/>
    <w:rsid w:val="31D396C5"/>
    <w:rsid w:val="32332217"/>
    <w:rsid w:val="32F4D2B4"/>
    <w:rsid w:val="32FA162D"/>
    <w:rsid w:val="3358B37C"/>
    <w:rsid w:val="3380B8D0"/>
    <w:rsid w:val="338AE4FD"/>
    <w:rsid w:val="33962287"/>
    <w:rsid w:val="33B345F8"/>
    <w:rsid w:val="33D35EC1"/>
    <w:rsid w:val="33EFEABA"/>
    <w:rsid w:val="341E5495"/>
    <w:rsid w:val="3447D850"/>
    <w:rsid w:val="3496E6D9"/>
    <w:rsid w:val="350ECF97"/>
    <w:rsid w:val="3548B1D2"/>
    <w:rsid w:val="35874FCD"/>
    <w:rsid w:val="359A990D"/>
    <w:rsid w:val="35D33728"/>
    <w:rsid w:val="35DA64FD"/>
    <w:rsid w:val="36025FB9"/>
    <w:rsid w:val="362BDBFE"/>
    <w:rsid w:val="3631ECF1"/>
    <w:rsid w:val="364D2969"/>
    <w:rsid w:val="3662BF44"/>
    <w:rsid w:val="36673CA0"/>
    <w:rsid w:val="368DFB1A"/>
    <w:rsid w:val="36C58DC2"/>
    <w:rsid w:val="37126029"/>
    <w:rsid w:val="3737FD05"/>
    <w:rsid w:val="37E63191"/>
    <w:rsid w:val="3815F19A"/>
    <w:rsid w:val="382271AC"/>
    <w:rsid w:val="38495375"/>
    <w:rsid w:val="38D51AFE"/>
    <w:rsid w:val="39085E8D"/>
    <w:rsid w:val="39417DC7"/>
    <w:rsid w:val="39AE3F26"/>
    <w:rsid w:val="39E2EE4E"/>
    <w:rsid w:val="39E80236"/>
    <w:rsid w:val="3A2D04B8"/>
    <w:rsid w:val="3A6F6AF6"/>
    <w:rsid w:val="3A78EC13"/>
    <w:rsid w:val="3A9DCA39"/>
    <w:rsid w:val="3ABBB7F3"/>
    <w:rsid w:val="3AE5424D"/>
    <w:rsid w:val="3AF1A9B2"/>
    <w:rsid w:val="3B01E960"/>
    <w:rsid w:val="3B1E69CB"/>
    <w:rsid w:val="3B2E1EE3"/>
    <w:rsid w:val="3B5AFCB2"/>
    <w:rsid w:val="3B7CD793"/>
    <w:rsid w:val="3BA7F207"/>
    <w:rsid w:val="3BDE4968"/>
    <w:rsid w:val="3BEB9185"/>
    <w:rsid w:val="3C081AD6"/>
    <w:rsid w:val="3C33CD8B"/>
    <w:rsid w:val="3C54EBC1"/>
    <w:rsid w:val="3C581439"/>
    <w:rsid w:val="3C5DE148"/>
    <w:rsid w:val="3CB070A0"/>
    <w:rsid w:val="3D52B6A5"/>
    <w:rsid w:val="3D640E02"/>
    <w:rsid w:val="3D986E49"/>
    <w:rsid w:val="3DECF42E"/>
    <w:rsid w:val="3DEDC90F"/>
    <w:rsid w:val="3E058513"/>
    <w:rsid w:val="3E0B83F8"/>
    <w:rsid w:val="3E2E69E0"/>
    <w:rsid w:val="3E2ECE87"/>
    <w:rsid w:val="3E658B85"/>
    <w:rsid w:val="3E672F39"/>
    <w:rsid w:val="3E835786"/>
    <w:rsid w:val="3E8AB2E0"/>
    <w:rsid w:val="3EB20962"/>
    <w:rsid w:val="3F0A6F37"/>
    <w:rsid w:val="3F0F85A3"/>
    <w:rsid w:val="3F37696B"/>
    <w:rsid w:val="3F569C0E"/>
    <w:rsid w:val="3F6A996C"/>
    <w:rsid w:val="3F764F70"/>
    <w:rsid w:val="3F8E6A60"/>
    <w:rsid w:val="3FA8F209"/>
    <w:rsid w:val="40095FA8"/>
    <w:rsid w:val="400AC4E7"/>
    <w:rsid w:val="400FA7E5"/>
    <w:rsid w:val="406F48BA"/>
    <w:rsid w:val="407B95FB"/>
    <w:rsid w:val="4083B557"/>
    <w:rsid w:val="408DB7C1"/>
    <w:rsid w:val="4090529C"/>
    <w:rsid w:val="40A072EE"/>
    <w:rsid w:val="40A0B18A"/>
    <w:rsid w:val="40D719EA"/>
    <w:rsid w:val="40E7961F"/>
    <w:rsid w:val="4143EF03"/>
    <w:rsid w:val="41691ECF"/>
    <w:rsid w:val="416B14DE"/>
    <w:rsid w:val="4206902C"/>
    <w:rsid w:val="42433477"/>
    <w:rsid w:val="428A40C1"/>
    <w:rsid w:val="42B1BD3D"/>
    <w:rsid w:val="42BE1304"/>
    <w:rsid w:val="42DDC81C"/>
    <w:rsid w:val="42DE7A49"/>
    <w:rsid w:val="4304CBD3"/>
    <w:rsid w:val="432E9084"/>
    <w:rsid w:val="4338B2B6"/>
    <w:rsid w:val="43620F33"/>
    <w:rsid w:val="437A450E"/>
    <w:rsid w:val="43A4B2DA"/>
    <w:rsid w:val="43C4C58E"/>
    <w:rsid w:val="4409B89A"/>
    <w:rsid w:val="4419052B"/>
    <w:rsid w:val="443C65E5"/>
    <w:rsid w:val="444C60FF"/>
    <w:rsid w:val="4462FEE0"/>
    <w:rsid w:val="449A0964"/>
    <w:rsid w:val="44DF0053"/>
    <w:rsid w:val="44F31E74"/>
    <w:rsid w:val="44FB8C4C"/>
    <w:rsid w:val="450F2503"/>
    <w:rsid w:val="4547A678"/>
    <w:rsid w:val="454EA277"/>
    <w:rsid w:val="455E9833"/>
    <w:rsid w:val="4642338F"/>
    <w:rsid w:val="466272A0"/>
    <w:rsid w:val="4663FB9F"/>
    <w:rsid w:val="46921BBC"/>
    <w:rsid w:val="469DC134"/>
    <w:rsid w:val="46D2796B"/>
    <w:rsid w:val="46F44D09"/>
    <w:rsid w:val="4727FD8E"/>
    <w:rsid w:val="478C9CFD"/>
    <w:rsid w:val="47CA8D02"/>
    <w:rsid w:val="47D086C9"/>
    <w:rsid w:val="47EE68F0"/>
    <w:rsid w:val="47F4032E"/>
    <w:rsid w:val="483D2FB3"/>
    <w:rsid w:val="48471FD4"/>
    <w:rsid w:val="489BCE60"/>
    <w:rsid w:val="48ED9198"/>
    <w:rsid w:val="492DE06D"/>
    <w:rsid w:val="4938907A"/>
    <w:rsid w:val="496B4F78"/>
    <w:rsid w:val="496FCCD4"/>
    <w:rsid w:val="499C7047"/>
    <w:rsid w:val="49C4AEE7"/>
    <w:rsid w:val="49DB0E42"/>
    <w:rsid w:val="49E3759F"/>
    <w:rsid w:val="49F2EB09"/>
    <w:rsid w:val="4A183B47"/>
    <w:rsid w:val="4A2D130B"/>
    <w:rsid w:val="4A451F10"/>
    <w:rsid w:val="4A46A9BF"/>
    <w:rsid w:val="4A548A97"/>
    <w:rsid w:val="4A79CD64"/>
    <w:rsid w:val="4A7D0ABD"/>
    <w:rsid w:val="4A964623"/>
    <w:rsid w:val="4AD98ADF"/>
    <w:rsid w:val="4AF8F17B"/>
    <w:rsid w:val="4AF90C30"/>
    <w:rsid w:val="4B5BC99B"/>
    <w:rsid w:val="4B9C3247"/>
    <w:rsid w:val="4BD2359D"/>
    <w:rsid w:val="4C38E489"/>
    <w:rsid w:val="4C726124"/>
    <w:rsid w:val="4CB6F638"/>
    <w:rsid w:val="4CF53C1C"/>
    <w:rsid w:val="4CFDC01F"/>
    <w:rsid w:val="4D04B1DD"/>
    <w:rsid w:val="4D33CE84"/>
    <w:rsid w:val="4D659DEC"/>
    <w:rsid w:val="4DB27415"/>
    <w:rsid w:val="4DCB4426"/>
    <w:rsid w:val="4DD60FDE"/>
    <w:rsid w:val="4E021BD9"/>
    <w:rsid w:val="4E19A50C"/>
    <w:rsid w:val="4E3DB1D0"/>
    <w:rsid w:val="4E4E409D"/>
    <w:rsid w:val="4EA95466"/>
    <w:rsid w:val="4EAFFED8"/>
    <w:rsid w:val="4ECB8630"/>
    <w:rsid w:val="4F0CEB89"/>
    <w:rsid w:val="4F844290"/>
    <w:rsid w:val="4FD83EAF"/>
    <w:rsid w:val="5063016E"/>
    <w:rsid w:val="508C1F87"/>
    <w:rsid w:val="509D3EAE"/>
    <w:rsid w:val="511A78B3"/>
    <w:rsid w:val="5125C9D5"/>
    <w:rsid w:val="5144B3AE"/>
    <w:rsid w:val="515D81FC"/>
    <w:rsid w:val="51A6EA8F"/>
    <w:rsid w:val="51B40DD1"/>
    <w:rsid w:val="51E43D19"/>
    <w:rsid w:val="5205D34E"/>
    <w:rsid w:val="522BC3BE"/>
    <w:rsid w:val="523C7593"/>
    <w:rsid w:val="525488C3"/>
    <w:rsid w:val="5261E944"/>
    <w:rsid w:val="52AE027A"/>
    <w:rsid w:val="52E27D48"/>
    <w:rsid w:val="5309867D"/>
    <w:rsid w:val="531E8B88"/>
    <w:rsid w:val="536C75BE"/>
    <w:rsid w:val="538D6430"/>
    <w:rsid w:val="53928A68"/>
    <w:rsid w:val="53A7EB90"/>
    <w:rsid w:val="53FB8DA0"/>
    <w:rsid w:val="5407C7E4"/>
    <w:rsid w:val="5461E7F3"/>
    <w:rsid w:val="54E4E565"/>
    <w:rsid w:val="54F2980E"/>
    <w:rsid w:val="550133F5"/>
    <w:rsid w:val="550CC092"/>
    <w:rsid w:val="551311D7"/>
    <w:rsid w:val="555B77F5"/>
    <w:rsid w:val="5569318F"/>
    <w:rsid w:val="5580BAC2"/>
    <w:rsid w:val="5585381E"/>
    <w:rsid w:val="5600A008"/>
    <w:rsid w:val="560B72E9"/>
    <w:rsid w:val="5642235E"/>
    <w:rsid w:val="5662FF2E"/>
    <w:rsid w:val="56657885"/>
    <w:rsid w:val="56754DB0"/>
    <w:rsid w:val="5680E897"/>
    <w:rsid w:val="5698A154"/>
    <w:rsid w:val="56AD75DF"/>
    <w:rsid w:val="56FA321B"/>
    <w:rsid w:val="57685D4E"/>
    <w:rsid w:val="57864E81"/>
    <w:rsid w:val="5797D392"/>
    <w:rsid w:val="57B19DFF"/>
    <w:rsid w:val="57CED864"/>
    <w:rsid w:val="57DCC4CF"/>
    <w:rsid w:val="57F2C5FE"/>
    <w:rsid w:val="580F2921"/>
    <w:rsid w:val="58287AAB"/>
    <w:rsid w:val="582FA829"/>
    <w:rsid w:val="58D9CA7B"/>
    <w:rsid w:val="58E7EAAD"/>
    <w:rsid w:val="591524A2"/>
    <w:rsid w:val="59367250"/>
    <w:rsid w:val="5937A002"/>
    <w:rsid w:val="59770199"/>
    <w:rsid w:val="59779911"/>
    <w:rsid w:val="597A1599"/>
    <w:rsid w:val="59956608"/>
    <w:rsid w:val="59C44B0C"/>
    <w:rsid w:val="59D34452"/>
    <w:rsid w:val="5A4805E2"/>
    <w:rsid w:val="5A8C5AC1"/>
    <w:rsid w:val="5ADBCDF1"/>
    <w:rsid w:val="5AE68896"/>
    <w:rsid w:val="5AEFBA3C"/>
    <w:rsid w:val="5BC3E5B3"/>
    <w:rsid w:val="5BC4C52C"/>
    <w:rsid w:val="5BDAC886"/>
    <w:rsid w:val="5C10D3C5"/>
    <w:rsid w:val="5C2C73EE"/>
    <w:rsid w:val="5C36A372"/>
    <w:rsid w:val="5C36EC6E"/>
    <w:rsid w:val="5C4E9CDF"/>
    <w:rsid w:val="5C6F5AEB"/>
    <w:rsid w:val="5C833870"/>
    <w:rsid w:val="5C9A843A"/>
    <w:rsid w:val="5D0B38A8"/>
    <w:rsid w:val="5D303E0C"/>
    <w:rsid w:val="5D6FD826"/>
    <w:rsid w:val="5E074235"/>
    <w:rsid w:val="5E22573D"/>
    <w:rsid w:val="5E2EE2E2"/>
    <w:rsid w:val="5E66540F"/>
    <w:rsid w:val="5E84A46E"/>
    <w:rsid w:val="5EED5626"/>
    <w:rsid w:val="5F0061FD"/>
    <w:rsid w:val="5F38CD47"/>
    <w:rsid w:val="5F43AF2A"/>
    <w:rsid w:val="5F51AD1D"/>
    <w:rsid w:val="5F7534A0"/>
    <w:rsid w:val="5FAAC1B8"/>
    <w:rsid w:val="5FF028E1"/>
    <w:rsid w:val="5FF327D6"/>
    <w:rsid w:val="6019E90A"/>
    <w:rsid w:val="6020D976"/>
    <w:rsid w:val="6063B576"/>
    <w:rsid w:val="60AC0C6F"/>
    <w:rsid w:val="60EE4689"/>
    <w:rsid w:val="610FF2E9"/>
    <w:rsid w:val="6120DF12"/>
    <w:rsid w:val="616AEC47"/>
    <w:rsid w:val="6182137E"/>
    <w:rsid w:val="61B85F4C"/>
    <w:rsid w:val="61F6B36F"/>
    <w:rsid w:val="6212DB75"/>
    <w:rsid w:val="621C0D43"/>
    <w:rsid w:val="626435F8"/>
    <w:rsid w:val="62662F31"/>
    <w:rsid w:val="62871148"/>
    <w:rsid w:val="62A6225F"/>
    <w:rsid w:val="62E428E2"/>
    <w:rsid w:val="62FDFDE7"/>
    <w:rsid w:val="6316CC35"/>
    <w:rsid w:val="633C52E6"/>
    <w:rsid w:val="63721D67"/>
    <w:rsid w:val="639C50DB"/>
    <w:rsid w:val="639EB642"/>
    <w:rsid w:val="63C5BF77"/>
    <w:rsid w:val="63D5CB5E"/>
    <w:rsid w:val="64066465"/>
    <w:rsid w:val="641BCAF5"/>
    <w:rsid w:val="648AF056"/>
    <w:rsid w:val="64A2B6F2"/>
    <w:rsid w:val="64C7FABA"/>
    <w:rsid w:val="64EC76EB"/>
    <w:rsid w:val="651BA762"/>
    <w:rsid w:val="65347E2D"/>
    <w:rsid w:val="6608ABBF"/>
    <w:rsid w:val="661DE6F6"/>
    <w:rsid w:val="668E6336"/>
    <w:rsid w:val="66BD0331"/>
    <w:rsid w:val="66D7E2E0"/>
    <w:rsid w:val="66F0A2BE"/>
    <w:rsid w:val="670D241F"/>
    <w:rsid w:val="671AE851"/>
    <w:rsid w:val="671AF3E4"/>
    <w:rsid w:val="67312D8E"/>
    <w:rsid w:val="673CC782"/>
    <w:rsid w:val="68021507"/>
    <w:rsid w:val="68040430"/>
    <w:rsid w:val="68040B86"/>
    <w:rsid w:val="6836CD3E"/>
    <w:rsid w:val="685FDA44"/>
    <w:rsid w:val="6872DA88"/>
    <w:rsid w:val="6873B4A5"/>
    <w:rsid w:val="68D57B4D"/>
    <w:rsid w:val="68E38EF6"/>
    <w:rsid w:val="696CB28B"/>
    <w:rsid w:val="697C4F33"/>
    <w:rsid w:val="6994E10E"/>
    <w:rsid w:val="69FE284D"/>
    <w:rsid w:val="6A26BA81"/>
    <w:rsid w:val="6A5BFE9D"/>
    <w:rsid w:val="6AA90063"/>
    <w:rsid w:val="6ACAAA54"/>
    <w:rsid w:val="6B0A8564"/>
    <w:rsid w:val="6B26E919"/>
    <w:rsid w:val="6B7C6AB5"/>
    <w:rsid w:val="6BB67A0F"/>
    <w:rsid w:val="6C12BBB1"/>
    <w:rsid w:val="6CF1C598"/>
    <w:rsid w:val="6DA49CC9"/>
    <w:rsid w:val="6DEEA215"/>
    <w:rsid w:val="6DF08FBB"/>
    <w:rsid w:val="6E0732FA"/>
    <w:rsid w:val="6E2A7227"/>
    <w:rsid w:val="6E4F01A0"/>
    <w:rsid w:val="6E69E4D2"/>
    <w:rsid w:val="6E7D8821"/>
    <w:rsid w:val="6EAB1FEB"/>
    <w:rsid w:val="6ED03F25"/>
    <w:rsid w:val="6F2C6F47"/>
    <w:rsid w:val="6F568488"/>
    <w:rsid w:val="6F8F6E6B"/>
    <w:rsid w:val="70103DFD"/>
    <w:rsid w:val="704E166B"/>
    <w:rsid w:val="707F58C6"/>
    <w:rsid w:val="70D5CA0F"/>
    <w:rsid w:val="714F05DE"/>
    <w:rsid w:val="717EAA44"/>
    <w:rsid w:val="719DC7E4"/>
    <w:rsid w:val="71BDB48C"/>
    <w:rsid w:val="71E87F59"/>
    <w:rsid w:val="721D9727"/>
    <w:rsid w:val="7244F4E3"/>
    <w:rsid w:val="7247361D"/>
    <w:rsid w:val="72595432"/>
    <w:rsid w:val="72B38F55"/>
    <w:rsid w:val="72C93675"/>
    <w:rsid w:val="72FDE319"/>
    <w:rsid w:val="73320F6B"/>
    <w:rsid w:val="7335DC6E"/>
    <w:rsid w:val="7347DEBF"/>
    <w:rsid w:val="73604675"/>
    <w:rsid w:val="73DBFFE7"/>
    <w:rsid w:val="73E1DDAD"/>
    <w:rsid w:val="740839AF"/>
    <w:rsid w:val="740A6178"/>
    <w:rsid w:val="7414B332"/>
    <w:rsid w:val="74338065"/>
    <w:rsid w:val="7438A4CB"/>
    <w:rsid w:val="74663A22"/>
    <w:rsid w:val="746AFB23"/>
    <w:rsid w:val="7497E27A"/>
    <w:rsid w:val="74A0E24A"/>
    <w:rsid w:val="74B35AC6"/>
    <w:rsid w:val="74F65194"/>
    <w:rsid w:val="74FEA87D"/>
    <w:rsid w:val="75227DFB"/>
    <w:rsid w:val="7643D6DE"/>
    <w:rsid w:val="76A463A1"/>
    <w:rsid w:val="76BBF07C"/>
    <w:rsid w:val="76E2F9B1"/>
    <w:rsid w:val="76F59649"/>
    <w:rsid w:val="76FFDAEE"/>
    <w:rsid w:val="774DA3A7"/>
    <w:rsid w:val="775CA8D7"/>
    <w:rsid w:val="77671A80"/>
    <w:rsid w:val="7778C2EB"/>
    <w:rsid w:val="7807FA19"/>
    <w:rsid w:val="7828434A"/>
    <w:rsid w:val="78291999"/>
    <w:rsid w:val="782C2FB4"/>
    <w:rsid w:val="7832CC7B"/>
    <w:rsid w:val="7867681D"/>
    <w:rsid w:val="78679AEE"/>
    <w:rsid w:val="78724A00"/>
    <w:rsid w:val="7889DEC6"/>
    <w:rsid w:val="789C2054"/>
    <w:rsid w:val="79044CA2"/>
    <w:rsid w:val="793208DA"/>
    <w:rsid w:val="7940BE93"/>
    <w:rsid w:val="798154CC"/>
    <w:rsid w:val="799CDDE0"/>
    <w:rsid w:val="79A2BD48"/>
    <w:rsid w:val="79A7E74C"/>
    <w:rsid w:val="79AB852F"/>
    <w:rsid w:val="79B72043"/>
    <w:rsid w:val="79B9A370"/>
    <w:rsid w:val="79D68872"/>
    <w:rsid w:val="79E3BBE9"/>
    <w:rsid w:val="79E98BB2"/>
    <w:rsid w:val="79F2F9C6"/>
    <w:rsid w:val="7A2D443E"/>
    <w:rsid w:val="7A621680"/>
    <w:rsid w:val="7A7816B4"/>
    <w:rsid w:val="7AE06E5D"/>
    <w:rsid w:val="7AE8B4F7"/>
    <w:rsid w:val="7B059B15"/>
    <w:rsid w:val="7B20EE6B"/>
    <w:rsid w:val="7B3AC370"/>
    <w:rsid w:val="7B59AD49"/>
    <w:rsid w:val="7BAA1D93"/>
    <w:rsid w:val="7BC0F499"/>
    <w:rsid w:val="7BF65667"/>
    <w:rsid w:val="7C3EC760"/>
    <w:rsid w:val="7C5DEC5D"/>
    <w:rsid w:val="7C783817"/>
    <w:rsid w:val="7CA5F44F"/>
    <w:rsid w:val="7CC97C47"/>
    <w:rsid w:val="7CD5FC59"/>
    <w:rsid w:val="7CD8440E"/>
    <w:rsid w:val="7CDF9A1C"/>
    <w:rsid w:val="7CE03194"/>
    <w:rsid w:val="7D0868BE"/>
    <w:rsid w:val="7D2C97C6"/>
    <w:rsid w:val="7D5BEE28"/>
    <w:rsid w:val="7DA5789E"/>
    <w:rsid w:val="7DA6F372"/>
    <w:rsid w:val="7DBAE672"/>
    <w:rsid w:val="7DD37457"/>
    <w:rsid w:val="7DF5B617"/>
    <w:rsid w:val="7DF7BC44"/>
    <w:rsid w:val="7DFB3A2A"/>
    <w:rsid w:val="7E19981E"/>
    <w:rsid w:val="7E6002B1"/>
    <w:rsid w:val="7E65EFB3"/>
    <w:rsid w:val="7E7C72F2"/>
    <w:rsid w:val="7EB36B9B"/>
    <w:rsid w:val="7EE89F09"/>
    <w:rsid w:val="7EEBFD2D"/>
    <w:rsid w:val="7EFFA07C"/>
    <w:rsid w:val="7FA5F3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2B978"/>
  <w15:chartTrackingRefBased/>
  <w15:docId w15:val="{FD4B8170-0A16-4CB6-878B-A013902EC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0C322B"/>
    <w:pPr>
      <w:spacing w:line="360" w:lineRule="auto"/>
      <w:jc w:val="center"/>
      <w:outlineLvl w:val="0"/>
    </w:pPr>
    <w:rPr>
      <w:rFonts w:ascii="Times New Roman" w:hAnsi="Times New Roman" w:cs="Times New Roman"/>
      <w:b/>
      <w:bCs/>
      <w:sz w:val="24"/>
      <w:szCs w:val="24"/>
    </w:rPr>
  </w:style>
  <w:style w:type="paragraph" w:styleId="Heading2">
    <w:name w:val="heading 2"/>
    <w:basedOn w:val="ListParagraph"/>
    <w:next w:val="Normal"/>
    <w:link w:val="Heading2Char"/>
    <w:uiPriority w:val="9"/>
    <w:unhideWhenUsed/>
    <w:qFormat/>
    <w:rsid w:val="000C322B"/>
    <w:pPr>
      <w:numPr>
        <w:ilvl w:val="1"/>
        <w:numId w:val="8"/>
      </w:numPr>
      <w:spacing w:line="360" w:lineRule="auto"/>
      <w:jc w:val="both"/>
      <w:outlineLvl w:val="1"/>
    </w:pPr>
    <w:rPr>
      <w:rFonts w:ascii="Times New Roman" w:hAnsi="Times New Roman" w:cs="Times New Roman"/>
      <w:b/>
      <w:bCs/>
    </w:rPr>
  </w:style>
  <w:style w:type="paragraph" w:styleId="Heading3">
    <w:name w:val="heading 3"/>
    <w:basedOn w:val="Normal"/>
    <w:next w:val="Normal"/>
    <w:link w:val="Heading3Char"/>
    <w:uiPriority w:val="9"/>
    <w:unhideWhenUsed/>
    <w:qFormat/>
    <w:rsid w:val="00AC5A53"/>
    <w:pPr>
      <w:spacing w:line="360" w:lineRule="auto"/>
      <w:ind w:firstLine="720"/>
      <w:jc w:val="both"/>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D26C2A"/>
    <w:pPr>
      <w:ind w:right="-20"/>
      <w:jc w:val="both"/>
      <w:outlineLvl w:val="3"/>
    </w:pPr>
    <w:rPr>
      <w:rFonts w:ascii="Times New Roman" w:eastAsia="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3275"/>
    <w:pPr>
      <w:tabs>
        <w:tab w:val="left" w:pos="90"/>
      </w:tabs>
      <w:spacing w:after="0" w:line="360" w:lineRule="auto"/>
      <w:jc w:val="center"/>
    </w:pPr>
    <w:rPr>
      <w:rFonts w:ascii="Times New Roman" w:eastAsiaTheme="minorEastAsia" w:hAnsi="Times New Roman" w:cs="Times New Roman"/>
      <w:b/>
      <w:bCs/>
      <w:sz w:val="24"/>
      <w:szCs w:val="24"/>
    </w:rPr>
  </w:style>
  <w:style w:type="character" w:customStyle="1" w:styleId="NoSpacingChar">
    <w:name w:val="No Spacing Char"/>
    <w:basedOn w:val="DefaultParagraphFont"/>
    <w:link w:val="NoSpacing"/>
    <w:uiPriority w:val="1"/>
    <w:rsid w:val="00684A4C"/>
    <w:rPr>
      <w:rFonts w:ascii="Times New Roman" w:eastAsiaTheme="minorEastAsia" w:hAnsi="Times New Roman" w:cs="Times New Roman"/>
      <w:b/>
      <w:bCs/>
      <w:sz w:val="24"/>
      <w:szCs w:val="24"/>
    </w:rPr>
  </w:style>
  <w:style w:type="paragraph" w:styleId="Header">
    <w:name w:val="header"/>
    <w:basedOn w:val="Normal"/>
    <w:link w:val="HeaderChar"/>
    <w:uiPriority w:val="99"/>
    <w:unhideWhenUsed/>
    <w:rsid w:val="00684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A4C"/>
  </w:style>
  <w:style w:type="paragraph" w:styleId="Footer">
    <w:name w:val="footer"/>
    <w:basedOn w:val="Normal"/>
    <w:link w:val="FooterChar"/>
    <w:uiPriority w:val="99"/>
    <w:unhideWhenUsed/>
    <w:rsid w:val="00684A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A4C"/>
  </w:style>
  <w:style w:type="paragraph" w:styleId="ListParagraph">
    <w:name w:val="List Paragraph"/>
    <w:basedOn w:val="Normal"/>
    <w:uiPriority w:val="34"/>
    <w:qFormat/>
    <w:rsid w:val="00594E3D"/>
    <w:pPr>
      <w:ind w:left="720"/>
      <w:contextualSpacing/>
    </w:pPr>
  </w:style>
  <w:style w:type="character" w:customStyle="1" w:styleId="Heading1Char">
    <w:name w:val="Heading 1 Char"/>
    <w:basedOn w:val="DefaultParagraphFont"/>
    <w:link w:val="Heading1"/>
    <w:uiPriority w:val="9"/>
    <w:rsid w:val="00F177DF"/>
    <w:rPr>
      <w:rFonts w:ascii="Times New Roman" w:hAnsi="Times New Roman" w:cs="Times New Roman"/>
      <w:b/>
      <w:bCs/>
      <w:sz w:val="24"/>
      <w:szCs w:val="24"/>
      <w:lang w:val="id-ID"/>
    </w:rPr>
  </w:style>
  <w:style w:type="paragraph" w:styleId="TOCHeading">
    <w:name w:val="TOC Heading"/>
    <w:basedOn w:val="Heading1"/>
    <w:next w:val="Normal"/>
    <w:uiPriority w:val="39"/>
    <w:unhideWhenUsed/>
    <w:qFormat/>
    <w:rsid w:val="00F177DF"/>
    <w:pPr>
      <w:outlineLvl w:val="9"/>
    </w:pPr>
  </w:style>
  <w:style w:type="paragraph" w:styleId="TOC1">
    <w:name w:val="toc 1"/>
    <w:basedOn w:val="Normal"/>
    <w:next w:val="Normal"/>
    <w:autoRedefine/>
    <w:uiPriority w:val="39"/>
    <w:unhideWhenUsed/>
    <w:rsid w:val="004E0C24"/>
    <w:pPr>
      <w:spacing w:after="100"/>
    </w:pPr>
    <w:rPr>
      <w:rFonts w:ascii="Times New Roman" w:hAnsi="Times New Roman"/>
      <w:sz w:val="24"/>
    </w:rPr>
  </w:style>
  <w:style w:type="character" w:styleId="Hyperlink">
    <w:name w:val="Hyperlink"/>
    <w:basedOn w:val="DefaultParagraphFont"/>
    <w:uiPriority w:val="99"/>
    <w:unhideWhenUsed/>
    <w:rsid w:val="00A54FF9"/>
    <w:rPr>
      <w:color w:val="0563C1" w:themeColor="hyperlink"/>
      <w:u w:val="single"/>
    </w:rPr>
  </w:style>
  <w:style w:type="paragraph" w:styleId="TOC2">
    <w:name w:val="toc 2"/>
    <w:basedOn w:val="Normal"/>
    <w:next w:val="Normal"/>
    <w:autoRedefine/>
    <w:uiPriority w:val="39"/>
    <w:unhideWhenUsed/>
    <w:rsid w:val="00A54FF9"/>
    <w:pPr>
      <w:spacing w:after="100"/>
      <w:ind w:left="220"/>
    </w:pPr>
    <w:rPr>
      <w:rFonts w:eastAsiaTheme="minorEastAsia" w:cs="Times New Roman"/>
    </w:rPr>
  </w:style>
  <w:style w:type="paragraph" w:styleId="TOC3">
    <w:name w:val="toc 3"/>
    <w:basedOn w:val="Normal"/>
    <w:next w:val="Normal"/>
    <w:autoRedefine/>
    <w:uiPriority w:val="39"/>
    <w:unhideWhenUsed/>
    <w:rsid w:val="00A54FF9"/>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D852EB"/>
    <w:rPr>
      <w:rFonts w:ascii="Times New Roman" w:hAnsi="Times New Roman" w:cs="Times New Roman"/>
      <w:b/>
      <w:bCs/>
      <w:lang w:val="id-ID"/>
    </w:rPr>
  </w:style>
  <w:style w:type="character" w:customStyle="1" w:styleId="Heading3Char">
    <w:name w:val="Heading 3 Char"/>
    <w:basedOn w:val="DefaultParagraphFont"/>
    <w:link w:val="Heading3"/>
    <w:uiPriority w:val="9"/>
    <w:rsid w:val="008244AB"/>
    <w:rPr>
      <w:rFonts w:ascii="Times New Roman" w:eastAsia="Times New Roman" w:hAnsi="Times New Roman" w:cs="Times New Roman"/>
      <w:b/>
      <w:bCs/>
      <w:sz w:val="24"/>
      <w:szCs w:val="24"/>
      <w:lang w:val="id-ID"/>
    </w:rPr>
  </w:style>
  <w:style w:type="paragraph" w:styleId="Caption">
    <w:name w:val="caption"/>
    <w:basedOn w:val="Normal"/>
    <w:next w:val="Normal"/>
    <w:uiPriority w:val="35"/>
    <w:unhideWhenUsed/>
    <w:qFormat/>
    <w:rsid w:val="00244F06"/>
    <w:pPr>
      <w:spacing w:after="200" w:line="240" w:lineRule="auto"/>
    </w:pPr>
    <w:rPr>
      <w:i/>
      <w:iCs/>
      <w:color w:val="44546A" w:themeColor="text2"/>
      <w:sz w:val="18"/>
      <w:szCs w:val="1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D26C2A"/>
    <w:rPr>
      <w:rFonts w:ascii="Times New Roman" w:eastAsia="Times New Roman" w:hAnsi="Times New Roman" w:cs="Times New Roman"/>
      <w:b/>
      <w:lang w:val="id-ID"/>
    </w:rPr>
  </w:style>
  <w:style w:type="paragraph" w:customStyle="1" w:styleId="paragraph">
    <w:name w:val="paragraph"/>
    <w:basedOn w:val="Normal"/>
    <w:rsid w:val="002A3BAE"/>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normaltextrun">
    <w:name w:val="normaltextrun"/>
    <w:basedOn w:val="DefaultParagraphFont"/>
    <w:rsid w:val="002A3BAE"/>
  </w:style>
  <w:style w:type="character" w:customStyle="1" w:styleId="eop">
    <w:name w:val="eop"/>
    <w:basedOn w:val="DefaultParagraphFont"/>
    <w:rsid w:val="002A3BAE"/>
  </w:style>
  <w:style w:type="character" w:styleId="UnresolvedMention">
    <w:name w:val="Unresolved Mention"/>
    <w:basedOn w:val="DefaultParagraphFont"/>
    <w:uiPriority w:val="99"/>
    <w:semiHidden/>
    <w:unhideWhenUsed/>
    <w:rsid w:val="00424F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709911">
      <w:bodyDiv w:val="1"/>
      <w:marLeft w:val="0"/>
      <w:marRight w:val="0"/>
      <w:marTop w:val="0"/>
      <w:marBottom w:val="0"/>
      <w:divBdr>
        <w:top w:val="none" w:sz="0" w:space="0" w:color="auto"/>
        <w:left w:val="none" w:sz="0" w:space="0" w:color="auto"/>
        <w:bottom w:val="none" w:sz="0" w:space="0" w:color="auto"/>
        <w:right w:val="none" w:sz="0" w:space="0" w:color="auto"/>
      </w:divBdr>
    </w:div>
    <w:div w:id="694575252">
      <w:bodyDiv w:val="1"/>
      <w:marLeft w:val="0"/>
      <w:marRight w:val="0"/>
      <w:marTop w:val="0"/>
      <w:marBottom w:val="0"/>
      <w:divBdr>
        <w:top w:val="none" w:sz="0" w:space="0" w:color="auto"/>
        <w:left w:val="none" w:sz="0" w:space="0" w:color="auto"/>
        <w:bottom w:val="none" w:sz="0" w:space="0" w:color="auto"/>
        <w:right w:val="none" w:sz="0" w:space="0" w:color="auto"/>
      </w:divBdr>
      <w:divsChild>
        <w:div w:id="1842696232">
          <w:marLeft w:val="0"/>
          <w:marRight w:val="0"/>
          <w:marTop w:val="0"/>
          <w:marBottom w:val="0"/>
          <w:divBdr>
            <w:top w:val="none" w:sz="0" w:space="0" w:color="auto"/>
            <w:left w:val="none" w:sz="0" w:space="0" w:color="auto"/>
            <w:bottom w:val="none" w:sz="0" w:space="0" w:color="auto"/>
            <w:right w:val="none" w:sz="0" w:space="0" w:color="auto"/>
          </w:divBdr>
        </w:div>
        <w:div w:id="700400264">
          <w:marLeft w:val="0"/>
          <w:marRight w:val="0"/>
          <w:marTop w:val="0"/>
          <w:marBottom w:val="0"/>
          <w:divBdr>
            <w:top w:val="none" w:sz="0" w:space="0" w:color="auto"/>
            <w:left w:val="none" w:sz="0" w:space="0" w:color="auto"/>
            <w:bottom w:val="none" w:sz="0" w:space="0" w:color="auto"/>
            <w:right w:val="none" w:sz="0" w:space="0" w:color="auto"/>
          </w:divBdr>
        </w:div>
        <w:div w:id="548152197">
          <w:marLeft w:val="0"/>
          <w:marRight w:val="0"/>
          <w:marTop w:val="0"/>
          <w:marBottom w:val="0"/>
          <w:divBdr>
            <w:top w:val="none" w:sz="0" w:space="0" w:color="auto"/>
            <w:left w:val="none" w:sz="0" w:space="0" w:color="auto"/>
            <w:bottom w:val="none" w:sz="0" w:space="0" w:color="auto"/>
            <w:right w:val="none" w:sz="0" w:space="0" w:color="auto"/>
          </w:divBdr>
        </w:div>
      </w:divsChild>
    </w:div>
    <w:div w:id="747268410">
      <w:bodyDiv w:val="1"/>
      <w:marLeft w:val="0"/>
      <w:marRight w:val="0"/>
      <w:marTop w:val="0"/>
      <w:marBottom w:val="0"/>
      <w:divBdr>
        <w:top w:val="none" w:sz="0" w:space="0" w:color="auto"/>
        <w:left w:val="none" w:sz="0" w:space="0" w:color="auto"/>
        <w:bottom w:val="none" w:sz="0" w:space="0" w:color="auto"/>
        <w:right w:val="none" w:sz="0" w:space="0" w:color="auto"/>
      </w:divBdr>
    </w:div>
    <w:div w:id="810905138">
      <w:bodyDiv w:val="1"/>
      <w:marLeft w:val="0"/>
      <w:marRight w:val="0"/>
      <w:marTop w:val="0"/>
      <w:marBottom w:val="0"/>
      <w:divBdr>
        <w:top w:val="none" w:sz="0" w:space="0" w:color="auto"/>
        <w:left w:val="none" w:sz="0" w:space="0" w:color="auto"/>
        <w:bottom w:val="none" w:sz="0" w:space="0" w:color="auto"/>
        <w:right w:val="none" w:sz="0" w:space="0" w:color="auto"/>
      </w:divBdr>
    </w:div>
    <w:div w:id="1250119978">
      <w:bodyDiv w:val="1"/>
      <w:marLeft w:val="0"/>
      <w:marRight w:val="0"/>
      <w:marTop w:val="0"/>
      <w:marBottom w:val="0"/>
      <w:divBdr>
        <w:top w:val="none" w:sz="0" w:space="0" w:color="auto"/>
        <w:left w:val="none" w:sz="0" w:space="0" w:color="auto"/>
        <w:bottom w:val="none" w:sz="0" w:space="0" w:color="auto"/>
        <w:right w:val="none" w:sz="0" w:space="0" w:color="auto"/>
      </w:divBdr>
    </w:div>
    <w:div w:id="140387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canva.com/design/DAGAhHeW9_4/p7lnwGpBuD9gxONJReJ88w/edit"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figma.com/design/m2jIaio5upYDAZVHBZJVf9/XPEDISI-EBUSINESS?node-id=0-1&amp;t=GDsEyy9opLdRCcJZ-0"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multimedianusantara-my.sharepoint.com/:v:/g/personal/kenny_budiarso_student_umn_ac_id/Eb1bJN1G-YdFoCt5s9Si84EBYiWdmtsjlso5lLc_pPwLrQ"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canva.com/design/DAGFvSv5b10/PyD0eQUO66RGe3DPP3dPNA/edit"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yperlink" Target="https://drive.google.com/drive/folders/1l3uF13aPf822QqyWDpeuaJmgTv_3HnXf?usp=sharing"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b02c084-a3e7-4222-a547-800f78f6baa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 ma:contentTypeID="0x01010093BCCD6D2833504CACD7CA2DA5B618F5" ma:contentTypeVersion="8" ma:contentTypeDescription="Buat sebuah dokumen baru." ma:contentTypeScope="" ma:versionID="a0bcda4e22c90c931ddd960a48af96b2">
  <xsd:schema xmlns:xsd="http://www.w3.org/2001/XMLSchema" xmlns:xs="http://www.w3.org/2001/XMLSchema" xmlns:p="http://schemas.microsoft.com/office/2006/metadata/properties" xmlns:ns3="7b02c084-a3e7-4222-a547-800f78f6baab" xmlns:ns4="acffa6af-56f9-4eff-a7a4-b2a91aa9925c" targetNamespace="http://schemas.microsoft.com/office/2006/metadata/properties" ma:root="true" ma:fieldsID="32c15d0549c0764c0bac271e1d09bd43" ns3:_="" ns4:_="">
    <xsd:import namespace="7b02c084-a3e7-4222-a547-800f78f6baab"/>
    <xsd:import namespace="acffa6af-56f9-4eff-a7a4-b2a91aa9925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02c084-a3e7-4222-a547-800f78f6ba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cffa6af-56f9-4eff-a7a4-b2a91aa9925c" elementFormDefault="qualified">
    <xsd:import namespace="http://schemas.microsoft.com/office/2006/documentManagement/types"/>
    <xsd:import namespace="http://schemas.microsoft.com/office/infopath/2007/PartnerControls"/>
    <xsd:element name="SharedWithUsers" ma:index="12"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ibagikan Dengan Detail" ma:internalName="SharedWithDetails" ma:readOnly="true">
      <xsd:simpleType>
        <xsd:restriction base="dms:Note">
          <xsd:maxLength value="255"/>
        </xsd:restriction>
      </xsd:simpleType>
    </xsd:element>
    <xsd:element name="SharingHintHash" ma:index="14"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DD2F83-BA21-4842-A146-3287212FDFAB}">
  <ds:schemaRefs>
    <ds:schemaRef ds:uri="http://schemas.openxmlformats.org/officeDocument/2006/bibliography"/>
  </ds:schemaRefs>
</ds:datastoreItem>
</file>

<file path=customXml/itemProps2.xml><?xml version="1.0" encoding="utf-8"?>
<ds:datastoreItem xmlns:ds="http://schemas.openxmlformats.org/officeDocument/2006/customXml" ds:itemID="{46748067-E332-4321-8DD2-E86A938E9270}">
  <ds:schemaRefs>
    <ds:schemaRef ds:uri="http://schemas.microsoft.com/sharepoint/v3/contenttype/forms"/>
  </ds:schemaRefs>
</ds:datastoreItem>
</file>

<file path=customXml/itemProps3.xml><?xml version="1.0" encoding="utf-8"?>
<ds:datastoreItem xmlns:ds="http://schemas.openxmlformats.org/officeDocument/2006/customXml" ds:itemID="{E1587908-6FD6-4966-8919-70875526E8FA}">
  <ds:schemaRefs>
    <ds:schemaRef ds:uri="http://schemas.microsoft.com/office/2006/metadata/properties"/>
    <ds:schemaRef ds:uri="http://schemas.microsoft.com/office/infopath/2007/PartnerControls"/>
    <ds:schemaRef ds:uri="7b02c084-a3e7-4222-a547-800f78f6baab"/>
  </ds:schemaRefs>
</ds:datastoreItem>
</file>

<file path=customXml/itemProps4.xml><?xml version="1.0" encoding="utf-8"?>
<ds:datastoreItem xmlns:ds="http://schemas.openxmlformats.org/officeDocument/2006/customXml" ds:itemID="{AB2289B1-66FB-48F4-87C1-8CB4AB726C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02c084-a3e7-4222-a547-800f78f6baab"/>
    <ds:schemaRef ds:uri="acffa6af-56f9-4eff-a7a4-b2a91aa992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49</Pages>
  <Words>10035</Words>
  <Characters>57206</Characters>
  <Application>Microsoft Office Word</Application>
  <DocSecurity>0</DocSecurity>
  <Lines>476</Lines>
  <Paragraphs>134</Paragraphs>
  <ScaleCrop>false</ScaleCrop>
  <Company/>
  <LinksUpToDate>false</LinksUpToDate>
  <CharactersWithSpaces>67107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JUDUL PROJECT</dc:subject>
  <dc:creator>Nama Kelompok</dc:creator>
  <cp:keywords/>
  <dc:description/>
  <cp:lastModifiedBy>2022 VALEN CLAUDIA CHUARDI</cp:lastModifiedBy>
  <cp:revision>540</cp:revision>
  <cp:lastPrinted>2024-05-31T15:49:00Z</cp:lastPrinted>
  <dcterms:created xsi:type="dcterms:W3CDTF">2024-03-25T14:59:00Z</dcterms:created>
  <dcterms:modified xsi:type="dcterms:W3CDTF">2024-05-31T15:51:00Z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0x01010093BCCD6D2833504CACD7CA2DA5B618F5</vt:lpwstr>
  </property>
</Properties>
</file>